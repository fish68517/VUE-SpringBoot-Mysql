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CB170">
      <w:pPr>
        <w:rPr>
          <w:rFonts w:ascii="Times New Roman" w:hAnsi="Times New Roman" w:eastAsia="黑体" w:cs="Times New Roman"/>
          <w:b/>
          <w:szCs w:val="21"/>
        </w:rPr>
      </w:pPr>
      <w:bookmarkStart w:id="0" w:name="_Toc72164687"/>
      <w:bookmarkStart w:id="1" w:name="_Hlk72597380"/>
      <w:bookmarkStart w:id="2" w:name="_Hlk72757212"/>
      <w:bookmarkStart w:id="3" w:name="_Hlk72333105"/>
      <w:r>
        <w:rPr>
          <w:rFonts w:ascii="黑体" w:eastAsia="黑体"/>
          <w:sz w:val="32"/>
          <w:szCs w:val="32"/>
          <w:lang w:val="zh-CN"/>
        </w:rPr>
        <mc:AlternateContent>
          <mc:Choice Requires="wps">
            <w:drawing>
              <wp:anchor distT="0" distB="0" distL="114300" distR="114300" simplePos="0" relativeHeight="251660288" behindDoc="0" locked="0" layoutInCell="1" allowOverlap="1">
                <wp:simplePos x="0" y="0"/>
                <wp:positionH relativeFrom="column">
                  <wp:posOffset>489585</wp:posOffset>
                </wp:positionH>
                <wp:positionV relativeFrom="paragraph">
                  <wp:posOffset>-70485</wp:posOffset>
                </wp:positionV>
                <wp:extent cx="4671695" cy="1358900"/>
                <wp:effectExtent l="15875" t="15875" r="17780" b="15875"/>
                <wp:wrapNone/>
                <wp:docPr id="2" name="矩形 2"/>
                <wp:cNvGraphicFramePr/>
                <a:graphic xmlns:a="http://schemas.openxmlformats.org/drawingml/2006/main">
                  <a:graphicData uri="http://schemas.microsoft.com/office/word/2010/wordprocessingShape">
                    <wps:wsp>
                      <wps:cNvSpPr/>
                      <wps:spPr>
                        <a:xfrm>
                          <a:off x="0" y="0"/>
                          <a:ext cx="4671695" cy="1358900"/>
                        </a:xfrm>
                        <a:prstGeom prst="rect">
                          <a:avLst/>
                        </a:prstGeom>
                        <a:solidFill>
                          <a:srgbClr val="FFFFFF"/>
                        </a:solidFill>
                        <a:ln w="31750" cap="flat" cmpd="sng">
                          <a:solidFill>
                            <a:srgbClr val="FF0000"/>
                          </a:solidFill>
                          <a:prstDash val="solid"/>
                          <a:miter/>
                          <a:headEnd type="none" w="med" len="med"/>
                          <a:tailEnd type="none" w="med" len="med"/>
                        </a:ln>
                      </wps:spPr>
                      <wps:txbx>
                        <w:txbxContent>
                          <w:p w14:paraId="7B1F7423">
                            <w:pPr>
                              <w:pStyle w:val="17"/>
                              <w:tabs>
                                <w:tab w:val="left" w:pos="377"/>
                              </w:tabs>
                              <w:rPr>
                                <w:b/>
                                <w:bCs/>
                                <w:color w:val="0070C0"/>
                              </w:rPr>
                            </w:pPr>
                            <w:r>
                              <w:rPr>
                                <w:rFonts w:hint="eastAsia"/>
                                <w:b/>
                                <w:bCs/>
                                <w:color w:val="0070C0"/>
                              </w:rPr>
                              <w:t>本模板中只对规定了论文的主要，格式要参见学校统一下发文档。</w:t>
                            </w:r>
                          </w:p>
                          <w:p w14:paraId="38C5919D">
                            <w:pPr>
                              <w:pStyle w:val="17"/>
                              <w:tabs>
                                <w:tab w:val="left" w:pos="377"/>
                              </w:tabs>
                              <w:rPr>
                                <w:b/>
                                <w:bCs/>
                                <w:color w:val="0070C0"/>
                              </w:rPr>
                            </w:pPr>
                            <w:r>
                              <w:rPr>
                                <w:rFonts w:hint="eastAsia"/>
                                <w:b/>
                                <w:bCs/>
                                <w:color w:val="0070C0"/>
                              </w:rPr>
                              <w:t>提示：论文的内容要求是一个参考，不强制要求所有学生的论文内容编排都必须和要求的一模一样，可以适当</w:t>
                            </w:r>
                            <w:r>
                              <w:rPr>
                                <w:rFonts w:hint="eastAsia"/>
                                <w:b/>
                                <w:bCs/>
                                <w:color w:val="0070C0"/>
                                <w:lang w:val="en-US" w:eastAsia="zh-CN"/>
                              </w:rPr>
                              <w:t>根据</w:t>
                            </w:r>
                            <w:r>
                              <w:rPr>
                                <w:rFonts w:hint="eastAsia"/>
                                <w:b/>
                                <w:bCs/>
                                <w:color w:val="0070C0"/>
                              </w:rPr>
                              <w:t>自己的系统情况进行调整，但大体应该按此模版完成。</w:t>
                            </w:r>
                          </w:p>
                          <w:p w14:paraId="06CC4731">
                            <w:pPr>
                              <w:tabs>
                                <w:tab w:val="left" w:pos="377"/>
                              </w:tabs>
                              <w:rPr>
                                <w:b/>
                                <w:bCs/>
                                <w:color w:val="0070C0"/>
                              </w:rPr>
                            </w:pPr>
                            <w:r>
                              <w:rPr>
                                <w:rFonts w:hint="eastAsia"/>
                                <w:b/>
                                <w:bCs/>
                                <w:color w:val="0070C0"/>
                              </w:rPr>
                              <w:t>正文部分</w:t>
                            </w:r>
                            <w:r>
                              <w:rPr>
                                <w:rFonts w:hint="eastAsia"/>
                                <w:b/>
                                <w:bCs/>
                                <w:color w:val="0070C0"/>
                                <w:lang w:eastAsia="zh-CN"/>
                              </w:rPr>
                              <w:t>（绪论</w:t>
                            </w:r>
                            <w:r>
                              <w:rPr>
                                <w:rFonts w:hint="eastAsia"/>
                                <w:b/>
                                <w:bCs/>
                                <w:color w:val="0070C0"/>
                                <w:lang w:val="en-US" w:eastAsia="zh-CN"/>
                              </w:rPr>
                              <w:t>+</w:t>
                            </w:r>
                            <w:r>
                              <w:rPr>
                                <w:rFonts w:hint="eastAsia"/>
                                <w:b/>
                                <w:bCs/>
                                <w:color w:val="0070C0"/>
                                <w:lang w:eastAsia="zh-CN"/>
                              </w:rPr>
                              <w:t>主体</w:t>
                            </w:r>
                            <w:r>
                              <w:rPr>
                                <w:rFonts w:hint="eastAsia"/>
                                <w:b/>
                                <w:bCs/>
                                <w:color w:val="0070C0"/>
                                <w:lang w:val="en-US" w:eastAsia="zh-CN"/>
                              </w:rPr>
                              <w:t>+</w:t>
                            </w:r>
                            <w:r>
                              <w:rPr>
                                <w:rFonts w:hint="eastAsia"/>
                                <w:b/>
                                <w:bCs/>
                                <w:color w:val="0070C0"/>
                                <w:lang w:eastAsia="zh-CN"/>
                              </w:rPr>
                              <w:t>结论）</w:t>
                            </w:r>
                            <w:r>
                              <w:rPr>
                                <w:rFonts w:hint="eastAsia"/>
                                <w:b/>
                                <w:bCs/>
                                <w:color w:val="0070C0"/>
                              </w:rPr>
                              <w:t>要超过1万字。</w:t>
                            </w:r>
                          </w:p>
                        </w:txbxContent>
                      </wps:txbx>
                      <wps:bodyPr upright="1"/>
                    </wps:wsp>
                  </a:graphicData>
                </a:graphic>
              </wp:anchor>
            </w:drawing>
          </mc:Choice>
          <mc:Fallback>
            <w:pict>
              <v:rect id="_x0000_s1026" o:spid="_x0000_s1026" o:spt="1" style="position:absolute;left:0pt;margin-left:38.55pt;margin-top:-5.55pt;height:107pt;width:367.85pt;z-index:251660288;mso-width-relative:page;mso-height-relative:page;" fillcolor="#FFFFFF" filled="t" stroked="t" coordsize="21600,21600" o:gfxdata="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XS6yTZAAAACgEAAA8AAAAAAAAAAQAgAAAAIgAA&#10;AGRycy9kb3ducmV2LnhtbFBLAQIUABQAAAAIAIdO4kAbC4uDBwIAACsEAAAOAAAAAAAAAAEAIAAA&#10;ACgBAABkcnMvZTJvRG9jLnhtbFBLBQYAAAAABgAGAFkBAAChBQAAAAA=&#10;">
                <v:fill on="t" focussize="0,0"/>
                <v:stroke weight="2.5pt" color="#FF0000" joinstyle="miter"/>
                <v:imagedata o:title=""/>
                <o:lock v:ext="edit" aspectratio="f"/>
                <v:textbox>
                  <w:txbxContent>
                    <w:p w14:paraId="7B1F7423">
                      <w:pPr>
                        <w:pStyle w:val="17"/>
                        <w:tabs>
                          <w:tab w:val="left" w:pos="377"/>
                        </w:tabs>
                        <w:rPr>
                          <w:b/>
                          <w:bCs/>
                          <w:color w:val="0070C0"/>
                        </w:rPr>
                      </w:pPr>
                      <w:r>
                        <w:rPr>
                          <w:rFonts w:hint="eastAsia"/>
                          <w:b/>
                          <w:bCs/>
                          <w:color w:val="0070C0"/>
                        </w:rPr>
                        <w:t>本模板中只对规定了论文的主要，格式要参见学校统一下发文档。</w:t>
                      </w:r>
                    </w:p>
                    <w:p w14:paraId="38C5919D">
                      <w:pPr>
                        <w:pStyle w:val="17"/>
                        <w:tabs>
                          <w:tab w:val="left" w:pos="377"/>
                        </w:tabs>
                        <w:rPr>
                          <w:b/>
                          <w:bCs/>
                          <w:color w:val="0070C0"/>
                        </w:rPr>
                      </w:pPr>
                      <w:r>
                        <w:rPr>
                          <w:rFonts w:hint="eastAsia"/>
                          <w:b/>
                          <w:bCs/>
                          <w:color w:val="0070C0"/>
                        </w:rPr>
                        <w:t>提示：论文的内容要求是一个参考，不强制要求所有学生的论文内容编排都必须和要求的一模一样，可以适当</w:t>
                      </w:r>
                      <w:r>
                        <w:rPr>
                          <w:rFonts w:hint="eastAsia"/>
                          <w:b/>
                          <w:bCs/>
                          <w:color w:val="0070C0"/>
                          <w:lang w:val="en-US" w:eastAsia="zh-CN"/>
                        </w:rPr>
                        <w:t>根据</w:t>
                      </w:r>
                      <w:r>
                        <w:rPr>
                          <w:rFonts w:hint="eastAsia"/>
                          <w:b/>
                          <w:bCs/>
                          <w:color w:val="0070C0"/>
                        </w:rPr>
                        <w:t>自己的系统情况进行调整，但大体应该按此模版完成。</w:t>
                      </w:r>
                    </w:p>
                    <w:p w14:paraId="06CC4731">
                      <w:pPr>
                        <w:tabs>
                          <w:tab w:val="left" w:pos="377"/>
                        </w:tabs>
                        <w:rPr>
                          <w:b/>
                          <w:bCs/>
                          <w:color w:val="0070C0"/>
                        </w:rPr>
                      </w:pPr>
                      <w:r>
                        <w:rPr>
                          <w:rFonts w:hint="eastAsia"/>
                          <w:b/>
                          <w:bCs/>
                          <w:color w:val="0070C0"/>
                        </w:rPr>
                        <w:t>正文部分</w:t>
                      </w:r>
                      <w:r>
                        <w:rPr>
                          <w:rFonts w:hint="eastAsia"/>
                          <w:b/>
                          <w:bCs/>
                          <w:color w:val="0070C0"/>
                          <w:lang w:eastAsia="zh-CN"/>
                        </w:rPr>
                        <w:t>（绪论</w:t>
                      </w:r>
                      <w:r>
                        <w:rPr>
                          <w:rFonts w:hint="eastAsia"/>
                          <w:b/>
                          <w:bCs/>
                          <w:color w:val="0070C0"/>
                          <w:lang w:val="en-US" w:eastAsia="zh-CN"/>
                        </w:rPr>
                        <w:t>+</w:t>
                      </w:r>
                      <w:r>
                        <w:rPr>
                          <w:rFonts w:hint="eastAsia"/>
                          <w:b/>
                          <w:bCs/>
                          <w:color w:val="0070C0"/>
                          <w:lang w:eastAsia="zh-CN"/>
                        </w:rPr>
                        <w:t>主体</w:t>
                      </w:r>
                      <w:r>
                        <w:rPr>
                          <w:rFonts w:hint="eastAsia"/>
                          <w:b/>
                          <w:bCs/>
                          <w:color w:val="0070C0"/>
                          <w:lang w:val="en-US" w:eastAsia="zh-CN"/>
                        </w:rPr>
                        <w:t>+</w:t>
                      </w:r>
                      <w:r>
                        <w:rPr>
                          <w:rFonts w:hint="eastAsia"/>
                          <w:b/>
                          <w:bCs/>
                          <w:color w:val="0070C0"/>
                          <w:lang w:eastAsia="zh-CN"/>
                        </w:rPr>
                        <w:t>结论）</w:t>
                      </w:r>
                      <w:r>
                        <w:rPr>
                          <w:rFonts w:hint="eastAsia"/>
                          <w:b/>
                          <w:bCs/>
                          <w:color w:val="0070C0"/>
                        </w:rPr>
                        <w:t>要超过1万字。</w:t>
                      </w:r>
                    </w:p>
                  </w:txbxContent>
                </v:textbox>
              </v:rect>
            </w:pict>
          </mc:Fallback>
        </mc:AlternateContent>
      </w:r>
    </w:p>
    <w:p w14:paraId="6C25B527">
      <w:pPr>
        <w:widowControl/>
        <w:tabs>
          <w:tab w:val="left" w:pos="377"/>
        </w:tabs>
        <w:spacing w:before="312" w:beforeLines="100" w:after="312" w:afterLines="100" w:line="440" w:lineRule="exact"/>
        <w:jc w:val="center"/>
        <w:outlineLvl w:val="0"/>
        <w:rPr>
          <w:rFonts w:hint="eastAsia" w:ascii="黑体" w:hAnsi="Times New Roman" w:eastAsia="黑体" w:cs="Times New Roman"/>
          <w:kern w:val="0"/>
          <w:sz w:val="32"/>
          <w:szCs w:val="32"/>
        </w:rPr>
      </w:pPr>
      <w:bookmarkStart w:id="4" w:name="_Toc17820"/>
      <w:bookmarkStart w:id="5" w:name="_Toc152530290"/>
      <w:bookmarkStart w:id="6" w:name="_Toc1322"/>
    </w:p>
    <w:p w14:paraId="77C17216">
      <w:pPr>
        <w:widowControl/>
        <w:tabs>
          <w:tab w:val="left" w:pos="377"/>
        </w:tabs>
        <w:spacing w:before="312" w:beforeLines="100" w:after="312" w:afterLines="100" w:line="440" w:lineRule="exact"/>
        <w:jc w:val="center"/>
        <w:outlineLvl w:val="0"/>
        <w:rPr>
          <w:rFonts w:hint="eastAsia" w:ascii="黑体" w:hAnsi="Times New Roman" w:eastAsia="黑体" w:cs="Times New Roman"/>
          <w:kern w:val="0"/>
          <w:sz w:val="32"/>
          <w:szCs w:val="32"/>
        </w:rPr>
      </w:pPr>
    </w:p>
    <w:p w14:paraId="4EB5E62C">
      <w:pPr>
        <w:widowControl/>
        <w:tabs>
          <w:tab w:val="left" w:pos="377"/>
        </w:tabs>
        <w:spacing w:before="312" w:beforeLines="100" w:after="312" w:afterLines="100" w:line="440" w:lineRule="exact"/>
        <w:jc w:val="center"/>
        <w:outlineLvl w:val="0"/>
        <w:rPr>
          <w:rFonts w:hint="eastAsia" w:ascii="黑体" w:hAnsi="Times New Roman" w:eastAsia="黑体" w:cs="Times New Roman"/>
          <w:kern w:val="0"/>
          <w:sz w:val="32"/>
          <w:szCs w:val="32"/>
        </w:rPr>
      </w:pPr>
    </w:p>
    <w:p w14:paraId="58F8953D">
      <w:pPr>
        <w:widowControl/>
        <w:tabs>
          <w:tab w:val="left" w:pos="377"/>
        </w:tabs>
        <w:spacing w:before="312" w:beforeLines="100" w:after="312" w:afterLines="100" w:line="440" w:lineRule="exact"/>
        <w:jc w:val="center"/>
        <w:outlineLvl w:val="0"/>
        <w:rPr>
          <w:rFonts w:ascii="黑体" w:hAnsi="Times New Roman" w:eastAsia="黑体" w:cs="Times New Roman"/>
          <w:kern w:val="0"/>
          <w:sz w:val="32"/>
          <w:szCs w:val="32"/>
        </w:rPr>
      </w:pPr>
      <w:bookmarkStart w:id="7" w:name="_Toc11525"/>
      <w:r>
        <w:rPr>
          <w:rFonts w:hint="eastAsia" w:ascii="黑体" w:hAnsi="Times New Roman" w:eastAsia="黑体" w:cs="Times New Roman"/>
          <w:kern w:val="0"/>
          <w:sz w:val="32"/>
          <w:szCs w:val="32"/>
        </w:rPr>
        <w:t>摘 要</w:t>
      </w:r>
      <w:bookmarkEnd w:id="4"/>
      <w:bookmarkEnd w:id="5"/>
      <w:bookmarkEnd w:id="6"/>
      <w:bookmarkEnd w:id="7"/>
      <w:bookmarkStart w:id="8" w:name="_Hlk72335342"/>
    </w:p>
    <w:bookmarkEnd w:id="8"/>
    <w:p w14:paraId="7303867C">
      <w:pPr>
        <w:pStyle w:val="23"/>
        <w:spacing w:line="440" w:lineRule="exact"/>
        <w:ind w:firstLine="482" w:firstLineChars="200"/>
      </w:pPr>
      <w:r>
        <w:rPr>
          <w:rFonts w:ascii="宋体" w:hAnsi="宋体"/>
          <w:b/>
          <w:bCs/>
          <w:color w:val="FF0000"/>
          <w:kern w:val="2"/>
          <w:szCs w:val="20"/>
        </w:rPr>
        <mc:AlternateContent>
          <mc:Choice Requires="wps">
            <w:drawing>
              <wp:anchor distT="0" distB="0" distL="114300" distR="114300" simplePos="0" relativeHeight="251661312" behindDoc="0" locked="0" layoutInCell="1" allowOverlap="1">
                <wp:simplePos x="0" y="0"/>
                <wp:positionH relativeFrom="column">
                  <wp:posOffset>55245</wp:posOffset>
                </wp:positionH>
                <wp:positionV relativeFrom="paragraph">
                  <wp:posOffset>21590</wp:posOffset>
                </wp:positionV>
                <wp:extent cx="5265420" cy="599440"/>
                <wp:effectExtent l="15875" t="15875" r="24130" b="22860"/>
                <wp:wrapNone/>
                <wp:docPr id="3" name="矩形 3"/>
                <wp:cNvGraphicFramePr/>
                <a:graphic xmlns:a="http://schemas.openxmlformats.org/drawingml/2006/main">
                  <a:graphicData uri="http://schemas.microsoft.com/office/word/2010/wordprocessingShape">
                    <wps:wsp>
                      <wps:cNvSpPr/>
                      <wps:spPr>
                        <a:xfrm>
                          <a:off x="0" y="0"/>
                          <a:ext cx="5265420" cy="599440"/>
                        </a:xfrm>
                        <a:prstGeom prst="rect">
                          <a:avLst/>
                        </a:prstGeom>
                        <a:solidFill>
                          <a:srgbClr val="FFFFFF"/>
                        </a:solidFill>
                        <a:ln w="31750" cap="flat" cmpd="sng">
                          <a:solidFill>
                            <a:srgbClr val="FF0000"/>
                          </a:solidFill>
                          <a:prstDash val="solid"/>
                          <a:miter/>
                          <a:headEnd type="none" w="med" len="med"/>
                          <a:tailEnd type="none" w="med" len="med"/>
                        </a:ln>
                      </wps:spPr>
                      <wps:txbx>
                        <w:txbxContent>
                          <w:p w14:paraId="4B920EF0">
                            <w:pPr>
                              <w:tabs>
                                <w:tab w:val="left" w:pos="377"/>
                              </w:tabs>
                              <w:rPr>
                                <w:b/>
                                <w:bCs/>
                                <w:color w:val="FF0000"/>
                              </w:rPr>
                            </w:pPr>
                            <w:r>
                              <w:rPr>
                                <w:rFonts w:hint="eastAsia"/>
                                <w:b/>
                                <w:bCs/>
                                <w:color w:val="0070C0"/>
                              </w:rPr>
                              <w:t>摘要部分不是一定要分成五个部分，要求的内容包含在内就可以，指导教师可以自己把握。</w:t>
                            </w:r>
                          </w:p>
                          <w:p w14:paraId="637BC310">
                            <w:pPr>
                              <w:tabs>
                                <w:tab w:val="left" w:pos="377"/>
                              </w:tabs>
                            </w:pPr>
                          </w:p>
                        </w:txbxContent>
                      </wps:txbx>
                      <wps:bodyPr upright="1"/>
                    </wps:wsp>
                  </a:graphicData>
                </a:graphic>
              </wp:anchor>
            </w:drawing>
          </mc:Choice>
          <mc:Fallback>
            <w:pict>
              <v:rect id="_x0000_s1026" o:spid="_x0000_s1026" o:spt="1" style="position:absolute;left:0pt;margin-left:4.35pt;margin-top:1.7pt;height:47.2pt;width:414.6pt;z-index:251661312;mso-width-relative:page;mso-height-relative:page;" fillcolor="#FFFFFF" filled="t" stroked="t" coordsize="21600,21600" o:gfxdata="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uZG59cAAAAGAQAADwAAAAAAAAABACAAAAAiAAAAZHJz&#10;L2Rvd25yZXYueG1sUEsBAhQAFAAAAAgAh07iQOU5LeoFAgAAKgQAAA4AAAAAAAAAAQAgAAAAJgEA&#10;AGRycy9lMm9Eb2MueG1sUEsFBgAAAAAGAAYAWQEAAJ0FAAAAAA==&#10;">
                <v:fill on="t" focussize="0,0"/>
                <v:stroke weight="2.5pt" color="#FF0000" joinstyle="miter"/>
                <v:imagedata o:title=""/>
                <o:lock v:ext="edit" aspectratio="f"/>
                <v:textbox>
                  <w:txbxContent>
                    <w:p w14:paraId="4B920EF0">
                      <w:pPr>
                        <w:tabs>
                          <w:tab w:val="left" w:pos="377"/>
                        </w:tabs>
                        <w:rPr>
                          <w:b/>
                          <w:bCs/>
                          <w:color w:val="FF0000"/>
                        </w:rPr>
                      </w:pPr>
                      <w:r>
                        <w:rPr>
                          <w:rFonts w:hint="eastAsia"/>
                          <w:b/>
                          <w:bCs/>
                          <w:color w:val="0070C0"/>
                        </w:rPr>
                        <w:t>摘要部分不是一定要分成五个部分，要求的内容包含在内就可以，指导教师可以自己把握。</w:t>
                      </w:r>
                    </w:p>
                    <w:p w14:paraId="637BC310">
                      <w:pPr>
                        <w:tabs>
                          <w:tab w:val="left" w:pos="377"/>
                        </w:tabs>
                      </w:pPr>
                    </w:p>
                  </w:txbxContent>
                </v:textbox>
              </v:rect>
            </w:pict>
          </mc:Fallback>
        </mc:AlternateContent>
      </w:r>
    </w:p>
    <w:p w14:paraId="209C913D">
      <w:pPr>
        <w:pStyle w:val="23"/>
        <w:spacing w:line="440" w:lineRule="exact"/>
        <w:ind w:firstLine="480" w:firstLineChars="200"/>
      </w:pPr>
    </w:p>
    <w:p w14:paraId="317C969F">
      <w:pPr>
        <w:pStyle w:val="23"/>
        <w:spacing w:line="440" w:lineRule="exact"/>
        <w:ind w:firstLine="480" w:firstLineChars="200"/>
      </w:pPr>
    </w:p>
    <w:bookmarkEnd w:id="0"/>
    <w:p w14:paraId="7D13C604">
      <w:pPr>
        <w:pStyle w:val="23"/>
        <w:spacing w:line="440" w:lineRule="exact"/>
        <w:ind w:firstLine="480" w:firstLineChars="200"/>
        <w:rPr>
          <w:rFonts w:hint="eastAsia" w:ascii="宋体" w:hAnsi="宋体" w:eastAsia="宋体" w:cs="宋体"/>
          <w:color w:val="FF0000"/>
          <w:szCs w:val="24"/>
        </w:rPr>
      </w:pPr>
      <w:bookmarkStart w:id="9" w:name="_Toc72164688"/>
      <w:bookmarkStart w:id="10" w:name="_Toc10376"/>
      <w:bookmarkStart w:id="11" w:name="_Toc152530291"/>
      <w:bookmarkStart w:id="12" w:name="_Toc12568"/>
      <w:r>
        <w:rPr>
          <w:rFonts w:hint="eastAsia" w:ascii="宋体" w:hAnsi="宋体" w:eastAsia="宋体" w:cs="宋体"/>
          <w:color w:val="FF0000"/>
          <w:szCs w:val="24"/>
        </w:rPr>
        <w:t>本部分字数要求500-600字，内容可以包括以下几方面的内容：一是课题相关技术的发展情况、背景</w:t>
      </w:r>
      <w:r>
        <w:rPr>
          <w:rFonts w:hint="eastAsia" w:ascii="宋体" w:hAnsi="宋体" w:eastAsia="宋体" w:cs="宋体"/>
          <w:b/>
          <w:bCs/>
          <w:color w:val="92D050"/>
          <w:szCs w:val="24"/>
        </w:rPr>
        <w:t>和研究工作的目的</w:t>
      </w:r>
      <w:r>
        <w:rPr>
          <w:rFonts w:hint="eastAsia" w:ascii="宋体" w:hAnsi="宋体" w:eastAsia="宋体" w:cs="宋体"/>
          <w:color w:val="FF0000"/>
          <w:szCs w:val="24"/>
        </w:rPr>
        <w:t>；二是本系统的功能和特点；三是本文研究的主要内容</w:t>
      </w:r>
      <w:r>
        <w:rPr>
          <w:rFonts w:hint="eastAsia" w:ascii="宋体" w:hAnsi="宋体" w:eastAsia="宋体" w:cs="宋体"/>
          <w:b/>
          <w:bCs/>
          <w:color w:val="92D050"/>
          <w:szCs w:val="24"/>
        </w:rPr>
        <w:t>和实验结果、最终结论</w:t>
      </w:r>
      <w:r>
        <w:rPr>
          <w:rFonts w:hint="eastAsia" w:ascii="宋体" w:hAnsi="宋体" w:eastAsia="宋体" w:cs="宋体"/>
          <w:color w:val="FF0000"/>
          <w:szCs w:val="24"/>
        </w:rPr>
        <w:t>；四是本系统所使用的关键技术和</w:t>
      </w:r>
      <w:r>
        <w:rPr>
          <w:rFonts w:hint="eastAsia" w:ascii="宋体" w:hAnsi="宋体" w:eastAsia="宋体" w:cs="宋体"/>
          <w:b/>
          <w:bCs/>
          <w:color w:val="92D050"/>
          <w:szCs w:val="24"/>
        </w:rPr>
        <w:t>实验方法</w:t>
      </w:r>
      <w:r>
        <w:rPr>
          <w:rFonts w:hint="eastAsia" w:ascii="宋体" w:hAnsi="宋体" w:eastAsia="宋体" w:cs="宋体"/>
          <w:color w:val="FF0000"/>
          <w:szCs w:val="24"/>
        </w:rPr>
        <w:t>；五是本系统的优势或改进等。</w:t>
      </w:r>
    </w:p>
    <w:p w14:paraId="006747AB">
      <w:pPr>
        <w:pStyle w:val="23"/>
        <w:spacing w:line="440" w:lineRule="exact"/>
        <w:ind w:firstLine="0"/>
      </w:pPr>
    </w:p>
    <w:p w14:paraId="7B5F8D93">
      <w:pPr>
        <w:pStyle w:val="23"/>
        <w:spacing w:line="440" w:lineRule="exact"/>
        <w:ind w:firstLine="0"/>
        <w:rPr>
          <w:color w:val="FF0000"/>
          <w:szCs w:val="24"/>
        </w:rPr>
      </w:pPr>
      <w:r>
        <w:rPr>
          <w:rFonts w:hint="eastAsia" w:ascii="黑体" w:hAnsi="Times New Roman" w:eastAsia="黑体" w:cs="Times New Roman"/>
        </w:rPr>
        <w:t>关键词</w:t>
      </w:r>
      <w:r>
        <w:rPr>
          <w:rFonts w:eastAsia="黑体"/>
        </w:rPr>
        <w:t>：</w:t>
      </w:r>
      <w:r>
        <w:rPr>
          <w:rFonts w:hint="eastAsia"/>
          <w:color w:val="FF0000"/>
          <w:szCs w:val="24"/>
        </w:rPr>
        <w:t>选择3-5个可以最有代表性的词。关键词不宜过长（一般不超过5个字）。关键词最好不用英文缩写的形式，应全部中文。</w:t>
      </w:r>
      <w:r>
        <w:commentReference w:id="0"/>
      </w:r>
    </w:p>
    <w:p w14:paraId="26AA6A6F">
      <w:pPr>
        <w:rPr>
          <w:rFonts w:ascii="Times New Roman" w:hAnsi="Times New Roman" w:eastAsia="黑体" w:cs="Times New Roman"/>
          <w:b/>
          <w:bCs/>
          <w:sz w:val="32"/>
          <w:szCs w:val="32"/>
        </w:rPr>
      </w:pPr>
      <w:r>
        <w:rPr>
          <w:rFonts w:ascii="Times New Roman" w:hAnsi="Times New Roman" w:eastAsia="黑体" w:cs="Times New Roman"/>
          <w:b/>
          <w:bCs/>
          <w:sz w:val="32"/>
          <w:szCs w:val="32"/>
        </w:rPr>
        <w:br w:type="page"/>
      </w:r>
    </w:p>
    <w:p w14:paraId="25254D9E">
      <w:pPr>
        <w:spacing w:before="312" w:beforeLines="100" w:after="312" w:afterLines="100" w:line="440" w:lineRule="exact"/>
        <w:jc w:val="center"/>
        <w:outlineLvl w:val="0"/>
        <w:rPr>
          <w:rFonts w:ascii="Times New Roman" w:hAnsi="Times New Roman" w:eastAsia="黑体" w:cs="Times New Roman"/>
          <w:b/>
          <w:bCs/>
          <w:sz w:val="32"/>
          <w:szCs w:val="32"/>
        </w:rPr>
      </w:pPr>
      <w:bookmarkStart w:id="13" w:name="_Toc17990"/>
      <w:r>
        <w:rPr>
          <w:rFonts w:ascii="Times New Roman" w:hAnsi="Times New Roman" w:eastAsia="黑体" w:cs="Times New Roman"/>
          <w:b/>
          <w:bCs/>
          <w:sz w:val="32"/>
          <w:szCs w:val="32"/>
        </w:rPr>
        <w:t>Abstract</w:t>
      </w:r>
      <w:bookmarkEnd w:id="9"/>
      <w:bookmarkEnd w:id="10"/>
      <w:bookmarkEnd w:id="11"/>
      <w:bookmarkEnd w:id="12"/>
      <w:bookmarkEnd w:id="13"/>
    </w:p>
    <w:p w14:paraId="4FCBF646">
      <w:pPr>
        <w:tabs>
          <w:tab w:val="left" w:pos="377"/>
        </w:tabs>
        <w:spacing w:line="440" w:lineRule="exact"/>
        <w:ind w:firstLine="480" w:firstLineChars="200"/>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 xml:space="preserve"> 英文摘要应与中文摘要一致，并要符合英语语法，语句通顺，文字流畅。语态一般用现在时，以第三人称语气，不能出现感叹词。</w:t>
      </w:r>
    </w:p>
    <w:p w14:paraId="2BDB2837">
      <w:pPr>
        <w:pStyle w:val="23"/>
        <w:spacing w:line="440" w:lineRule="exact"/>
        <w:ind w:firstLine="480" w:firstLineChars="200"/>
      </w:pPr>
      <w:r>
        <w:t>Based on PSTN, the remote control of home appliances can be</w:t>
      </w:r>
      <w:r>
        <w:rPr>
          <w:rFonts w:hint="eastAsia"/>
        </w:rPr>
        <w:t xml:space="preserve"> </w:t>
      </w:r>
      <w:r>
        <w:t>achieved. Compared to the conventional ways, such as radio remote</w:t>
      </w:r>
      <w:r>
        <w:rPr>
          <w:rFonts w:hint="eastAsia"/>
        </w:rPr>
        <w:t xml:space="preserve"> </w:t>
      </w:r>
      <w:r>
        <w:t>control, wired remote control, infrared and ultrasound remote control,</w:t>
      </w:r>
      <w:r>
        <w:rPr>
          <w:rFonts w:hint="eastAsia"/>
        </w:rPr>
        <w:t xml:space="preserve"> </w:t>
      </w:r>
      <w:r>
        <w:t>PSTN remote control has a certain degree of superiority: no special</w:t>
      </w:r>
      <w:r>
        <w:rPr>
          <w:rFonts w:hint="eastAsia"/>
        </w:rPr>
        <w:t xml:space="preserve"> </w:t>
      </w:r>
      <w:r>
        <w:t>wiring is needed; radio frequency resources are not occupied; and</w:t>
      </w:r>
      <w:r>
        <w:rPr>
          <w:rFonts w:hint="eastAsia"/>
        </w:rPr>
        <w:t xml:space="preserve"> </w:t>
      </w:r>
      <w:r>
        <w:t>electromagnetic pollution are avoided. At the same time, based on the fact</w:t>
      </w:r>
      <w:r>
        <w:rPr>
          <w:rFonts w:hint="eastAsia"/>
        </w:rPr>
        <w:t xml:space="preserve"> </w:t>
      </w:r>
      <w:r>
        <w:t>that telephone lines are joined into a network, PSTN remote control can</w:t>
      </w:r>
      <w:r>
        <w:rPr>
          <w:rFonts w:hint="eastAsia"/>
        </w:rPr>
        <w:t xml:space="preserve"> </w:t>
      </w:r>
      <w:r>
        <w:t>take full advantage of the existing telephone network, control remote</w:t>
      </w:r>
      <w:r>
        <w:rPr>
          <w:rFonts w:hint="eastAsia"/>
        </w:rPr>
        <w:t xml:space="preserve"> </w:t>
      </w:r>
      <w:r>
        <w:t>distance across the provinces and the cities, and provide wide range of</w:t>
      </w:r>
      <w:r>
        <w:rPr>
          <w:rFonts w:hint="eastAsia"/>
        </w:rPr>
        <w:t xml:space="preserve"> </w:t>
      </w:r>
      <w:r>
        <w:t>applications.</w:t>
      </w:r>
    </w:p>
    <w:p w14:paraId="7A932A3C">
      <w:pPr>
        <w:pStyle w:val="23"/>
        <w:spacing w:line="440" w:lineRule="exact"/>
        <w:ind w:firstLine="480" w:firstLineChars="200"/>
      </w:pPr>
    </w:p>
    <w:p w14:paraId="5CE3913B">
      <w:pPr>
        <w:pStyle w:val="23"/>
        <w:spacing w:line="440" w:lineRule="exact"/>
        <w:ind w:firstLine="0"/>
        <w:rPr>
          <w:kern w:val="0"/>
          <w:szCs w:val="24"/>
        </w:rPr>
      </w:pPr>
      <w:r>
        <w:rPr>
          <w:rFonts w:hint="eastAsia"/>
          <w:b/>
        </w:rPr>
        <w:t>Keywords:</w:t>
      </w:r>
      <w:r>
        <w:t xml:space="preserve"> PSTN</w:t>
      </w:r>
      <w:r>
        <w:rPr>
          <w:rFonts w:hint="eastAsia"/>
        </w:rPr>
        <w:t>;</w:t>
      </w:r>
      <w:r>
        <w:t xml:space="preserve"> DTMF</w:t>
      </w:r>
      <w:r>
        <w:rPr>
          <w:rFonts w:hint="eastAsia"/>
        </w:rPr>
        <w:t>;</w:t>
      </w:r>
      <w:r>
        <w:t xml:space="preserve"> Voice </w:t>
      </w:r>
      <w:r>
        <w:rPr>
          <w:rFonts w:hint="eastAsia"/>
        </w:rPr>
        <w:t>P</w:t>
      </w:r>
      <w:r>
        <w:t>rompts</w:t>
      </w:r>
      <w:r>
        <w:rPr>
          <w:rFonts w:hint="eastAsia"/>
        </w:rPr>
        <w:t>;</w:t>
      </w:r>
      <w:r>
        <w:t xml:space="preserve"> Remote </w:t>
      </w:r>
      <w:r>
        <w:rPr>
          <w:rFonts w:hint="eastAsia"/>
        </w:rPr>
        <w:t>C</w:t>
      </w:r>
      <w:r>
        <w:t>ontrol</w:t>
      </w:r>
      <w:r>
        <w:rPr>
          <w:rFonts w:hint="eastAsia"/>
          <w:b/>
        </w:rPr>
        <w:t xml:space="preserve"> </w:t>
      </w:r>
      <w:r>
        <w:t xml:space="preserve"> </w:t>
      </w:r>
      <w:r>
        <w:commentReference w:id="1"/>
      </w:r>
    </w:p>
    <w:p w14:paraId="4595ACBA">
      <w:pPr>
        <w:pStyle w:val="23"/>
        <w:spacing w:before="312" w:beforeLines="100" w:after="312" w:afterLines="100" w:line="440" w:lineRule="exact"/>
        <w:ind w:firstLine="0"/>
        <w:jc w:val="center"/>
        <w:rPr>
          <w:kern w:val="0"/>
          <w:szCs w:val="24"/>
        </w:rPr>
      </w:pPr>
    </w:p>
    <w:p w14:paraId="29F27DA6">
      <w:pPr>
        <w:pStyle w:val="23"/>
        <w:spacing w:before="312" w:beforeLines="100" w:after="312" w:afterLines="100" w:line="440" w:lineRule="exact"/>
        <w:ind w:firstLine="0"/>
        <w:jc w:val="center"/>
        <w:rPr>
          <w:rFonts w:ascii="黑体" w:eastAsia="黑体"/>
          <w:sz w:val="32"/>
          <w:szCs w:val="32"/>
        </w:rPr>
        <w:sectPr>
          <w:headerReference r:id="rId5" w:type="default"/>
          <w:footerReference r:id="rId6" w:type="default"/>
          <w:pgSz w:w="11907" w:h="16840"/>
          <w:pgMar w:top="1701" w:right="1134" w:bottom="1701" w:left="1701" w:header="851" w:footer="992" w:gutter="0"/>
          <w:pgNumType w:fmt="upperRoman"/>
          <w:cols w:space="720" w:num="1"/>
          <w:docGrid w:type="lines" w:linePitch="312" w:charSpace="0"/>
        </w:sectPr>
      </w:pPr>
    </w:p>
    <w:p w14:paraId="78CCE69C">
      <w:pPr>
        <w:pStyle w:val="23"/>
        <w:spacing w:before="312" w:beforeLines="100" w:after="312" w:afterLines="100" w:line="440" w:lineRule="exact"/>
        <w:ind w:firstLine="0"/>
        <w:jc w:val="center"/>
        <w:rPr>
          <w:rFonts w:ascii="黑体" w:eastAsia="黑体"/>
          <w:sz w:val="32"/>
          <w:szCs w:val="32"/>
        </w:rPr>
      </w:pPr>
      <w:r>
        <w:rPr>
          <w:rFonts w:hint="eastAsia" w:ascii="黑体" w:eastAsia="黑体"/>
          <w:sz w:val="32"/>
          <w:szCs w:val="32"/>
        </w:rPr>
        <w:t>目 录</w:t>
      </w:r>
      <w:r>
        <w:commentReference w:id="2"/>
      </w:r>
    </w:p>
    <w:sdt>
      <w:sdtPr>
        <w:rPr>
          <w:rFonts w:asciiTheme="minorHAnsi" w:hAnsiTheme="minorHAnsi" w:eastAsiaTheme="minorEastAsia" w:cstheme="minorBidi"/>
          <w:color w:val="auto"/>
          <w:kern w:val="2"/>
          <w:sz w:val="21"/>
          <w:szCs w:val="22"/>
          <w:lang w:val="zh-CN"/>
        </w:rPr>
        <w:id w:val="2008630969"/>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2CE8FA1A">
          <w:pPr>
            <w:rPr>
              <w:rFonts w:asciiTheme="minorHAnsi" w:hAnsiTheme="minorHAnsi" w:eastAsiaTheme="minorEastAsia" w:cstheme="minorBidi"/>
              <w:b/>
              <w:bCs/>
              <w:kern w:val="2"/>
              <w:sz w:val="21"/>
              <w:szCs w:val="22"/>
              <w:lang w:val="zh-CN" w:eastAsia="zh-CN" w:bidi="ar-SA"/>
            </w:rPr>
          </w:pPr>
          <w:bookmarkStart w:id="14" w:name="_Toc21434"/>
          <w:bookmarkStart w:id="15" w:name="_Toc72164689"/>
          <w:bookmarkStart w:id="16" w:name="_Toc19513"/>
          <w:r>
            <w:fldChar w:fldCharType="begin"/>
          </w:r>
          <w:r>
            <w:instrText xml:space="preserve"> TOC \o "1-3" \h \z \u </w:instrText>
          </w:r>
          <w:r>
            <w:fldChar w:fldCharType="separate"/>
          </w:r>
        </w:p>
        <w:p w14:paraId="65713EAD">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_Toc11525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szCs w:val="32"/>
            </w:rPr>
            <w:t>摘 要</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_Toc11525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I</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242F2E48">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_Toc17990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szCs w:val="32"/>
            </w:rPr>
            <w:t>Abstract</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_Toc17990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II</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1FD137B7">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_Toc19961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szCs w:val="32"/>
            </w:rPr>
            <w:t>绪 论</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_Toc19961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2</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21158AE4">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_Toc32684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szCs w:val="32"/>
            </w:rPr>
            <w:t>1 系统分析</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_Toc32684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3</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7665A587">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_Toc1698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1.1 可行性分析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6E2B5F3">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_Toc31297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1.2 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_Toc31297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369FA87C">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_Toc12240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1.3 用例建模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_Toc12240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68431E1">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_Toc8211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2</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系统</w:t>
          </w:r>
          <w:r>
            <w:rPr>
              <w:rFonts w:hint="default" w:ascii="Times New Roman" w:hAnsi="Times New Roman" w:eastAsia="宋体" w:cs="Times New Roman"/>
              <w:kern w:val="0"/>
              <w:szCs w:val="32"/>
            </w:rPr>
            <w:t>设计</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_Toc8211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5</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17514C84">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_Toc5611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 xml:space="preserve">2.1 </w:t>
          </w:r>
          <w:r>
            <w:rPr>
              <w:rFonts w:hint="default" w:ascii="Times New Roman" w:hAnsi="Times New Roman" w:eastAsia="宋体" w:cs="Times New Roman"/>
              <w:lang w:val="en-US" w:eastAsia="zh-CN"/>
            </w:rPr>
            <w:t>系统</w:t>
          </w:r>
          <w:r>
            <w:rPr>
              <w:rFonts w:hint="default" w:ascii="Times New Roman" w:hAnsi="Times New Roman" w:eastAsia="宋体" w:cs="Times New Roman"/>
              <w:lang w:val="en-US"/>
            </w:rPr>
            <w:t>功能设计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_Toc5611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5EF7019">
          <w:pPr>
            <w:pStyle w:val="20"/>
            <w:tabs>
              <w:tab w:val="right" w:leader="dot" w:pos="9072"/>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_Toc13359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rPr>
            <w:t xml:space="preserve">2.1.1 </w:t>
          </w:r>
          <w:r>
            <w:rPr>
              <w:rFonts w:hint="default" w:ascii="Times New Roman" w:hAnsi="Times New Roman" w:eastAsia="宋体" w:cs="Times New Roman"/>
              <w:kern w:val="0"/>
              <w:lang w:val="en-US" w:eastAsia="zh-CN"/>
            </w:rPr>
            <w:t>XXXX</w:t>
          </w:r>
          <w:r>
            <w:rPr>
              <w:rFonts w:hint="default" w:ascii="Times New Roman" w:hAnsi="Times New Roman" w:eastAsia="宋体" w:cs="Times New Roman"/>
              <w:kern w:val="0"/>
            </w:rPr>
            <w:t xml:space="preserve">模块 </w:t>
          </w:r>
          <w:r>
            <w:rPr>
              <w:rFonts w:hint="default" w:ascii="Times New Roman" w:hAnsi="Times New Roman" w:eastAsia="宋体" w:cs="Times New Roman"/>
              <w:kern w:val="0"/>
              <w:lang w:eastAsia="zh-CN"/>
            </w:rPr>
            <w:t>（</w:t>
          </w:r>
          <w:r>
            <w:rPr>
              <w:rFonts w:hint="default" w:ascii="Times New Roman" w:hAnsi="Times New Roman" w:eastAsia="宋体" w:cs="Times New Roman"/>
              <w:kern w:val="0"/>
              <w:lang w:val="en-US" w:eastAsia="zh-CN"/>
            </w:rPr>
            <w:t>每个模块的功能介绍和说明</w:t>
          </w:r>
          <w:r>
            <w:rPr>
              <w:rFonts w:hint="default" w:ascii="Times New Roman" w:hAnsi="Times New Roman" w:eastAsia="宋体" w:cs="Times New Roman"/>
              <w:kern w:val="0"/>
              <w:lang w:eastAsia="zh-CN"/>
            </w:rPr>
            <w: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_Toc13359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2E68F3A6">
          <w:pPr>
            <w:pStyle w:val="20"/>
            <w:tabs>
              <w:tab w:val="right" w:leader="dot" w:pos="9072"/>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_Toc7918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rPr>
            <w:t xml:space="preserve">2.1.2 </w:t>
          </w:r>
          <w:r>
            <w:rPr>
              <w:rFonts w:hint="default" w:ascii="Times New Roman" w:hAnsi="Times New Roman" w:eastAsia="宋体" w:cs="Times New Roman"/>
              <w:kern w:val="0"/>
              <w:lang w:val="en-US" w:eastAsia="zh-CN"/>
            </w:rPr>
            <w:t>XXX模块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_Toc7918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4B99667C">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_Toc32577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2.2 逻辑结构设计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_Toc32577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1B51C49">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_Toc26885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2.3 数据库设计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_Toc26885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08FCF8C4">
          <w:pPr>
            <w:pStyle w:val="20"/>
            <w:tabs>
              <w:tab w:val="right" w:leader="dot" w:pos="9072"/>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_Toc1582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rPr>
            <w:t>2.3.1 概念结构设计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_Toc1582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9EA7E30">
          <w:pPr>
            <w:pStyle w:val="20"/>
            <w:tabs>
              <w:tab w:val="right" w:leader="dot" w:pos="9072"/>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_Toc28487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rPr>
            <w:t>2.3.2 物理结构设计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_Toc28487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2501A24">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_Toc17001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系统实现</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_Toc17001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8</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66361E8B">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_Toc27949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 xml:space="preserve">3.1 </w:t>
          </w:r>
          <w:r>
            <w:rPr>
              <w:rFonts w:hint="default" w:ascii="Times New Roman" w:hAnsi="Times New Roman" w:eastAsia="宋体" w:cs="Times New Roman"/>
              <w:lang w:val="en-US" w:eastAsia="zh-CN"/>
            </w:rPr>
            <w:t>开发环境介绍</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_Toc27949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081DFFE4">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_Toc21016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3.</w:t>
          </w:r>
          <w:r>
            <w:rPr>
              <w:rFonts w:hint="default" w:ascii="Times New Roman" w:hAnsi="Times New Roman" w:eastAsia="宋体" w:cs="Times New Roman"/>
              <w:lang w:val="en-US" w:eastAsia="zh-CN"/>
            </w:rPr>
            <w:t>2</w:t>
          </w:r>
          <w:r>
            <w:rPr>
              <w:rFonts w:hint="default" w:ascii="Times New Roman" w:hAnsi="Times New Roman" w:eastAsia="宋体" w:cs="Times New Roman"/>
              <w:lang w:val="en-US"/>
            </w:rPr>
            <w:t xml:space="preserve"> 系统框架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_Toc21016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6188BDEE">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_Toc16036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eastAsia="zh-CN"/>
            </w:rPr>
            <w:t>举例：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_Toc16036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4E398969">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_Toc1607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drawing>
              <wp:inline distT="0" distB="0" distL="114300" distR="114300">
                <wp:extent cx="5072380" cy="4100830"/>
                <wp:effectExtent l="0" t="0" r="4445" b="444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1"/>
                        <a:stretch>
                          <a:fillRect/>
                        </a:stretch>
                      </pic:blipFill>
                      <pic:spPr>
                        <a:xfrm>
                          <a:off x="0" y="0"/>
                          <a:ext cx="5072380" cy="4100830"/>
                        </a:xfrm>
                        <a:prstGeom prst="rect">
                          <a:avLst/>
                        </a:prstGeom>
                        <a:noFill/>
                        <a:ln>
                          <a:noFill/>
                        </a:ln>
                      </pic:spPr>
                    </pic:pic>
                  </a:graphicData>
                </a:graphic>
              </wp:inline>
            </w:drawing>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_Toc1607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040D59A">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_Toc10747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spacing w:val="-10"/>
              <w:kern w:val="44"/>
              <w:szCs w:val="32"/>
            </w:rPr>
            <w:t>4 系统测试</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_Toc10747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15</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70FFF45D">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_Toc10163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 用户功能测试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187BC1BE">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_Toc10750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4.2 管理员功能测试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_Toc10750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9073A4F">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_Toc20217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szCs w:val="32"/>
              <w:lang w:val="zh-CN"/>
            </w:rPr>
            <w:t>结</w:t>
          </w:r>
          <w:r>
            <w:rPr>
              <w:rFonts w:hint="default" w:ascii="Times New Roman" w:hAnsi="Times New Roman" w:eastAsia="宋体" w:cs="Times New Roman"/>
              <w:szCs w:val="32"/>
              <w:lang w:val="en-US" w:eastAsia="zh-CN"/>
            </w:rPr>
            <w:t xml:space="preserve"> </w:t>
          </w:r>
          <w:r>
            <w:rPr>
              <w:rFonts w:hint="default" w:ascii="Times New Roman" w:hAnsi="Times New Roman" w:eastAsia="宋体" w:cs="Times New Roman"/>
              <w:szCs w:val="32"/>
              <w:lang w:val="zh-CN"/>
            </w:rPr>
            <w:t>论</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_Toc20217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17</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64F46420">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_Toc16872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致 谢</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_Toc16872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18</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2390867F">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_Toc21288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_Toc21288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19</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08B73060">
          <w:pPr>
            <w:pStyle w:val="103"/>
          </w:pPr>
          <w:r>
            <w:rPr>
              <w:b/>
              <w:bCs/>
              <w:lang w:val="zh-CN"/>
            </w:rPr>
            <w:fldChar w:fldCharType="end"/>
          </w:r>
        </w:p>
      </w:sdtContent>
    </w:sdt>
    <w:p w14:paraId="6DB0EF1D"/>
    <w:p w14:paraId="34EDA9C7">
      <w:pPr>
        <w:widowControl/>
        <w:tabs>
          <w:tab w:val="left" w:pos="377"/>
        </w:tabs>
        <w:spacing w:before="312" w:beforeLines="100" w:after="312" w:afterLines="100" w:line="440" w:lineRule="exact"/>
        <w:jc w:val="center"/>
        <w:outlineLvl w:val="0"/>
        <w:sectPr>
          <w:headerReference r:id="rId7" w:type="default"/>
          <w:footerReference r:id="rId8" w:type="default"/>
          <w:pgSz w:w="11907" w:h="16840"/>
          <w:pgMar w:top="1701" w:right="1134" w:bottom="1701" w:left="1701" w:header="851" w:footer="850" w:gutter="0"/>
          <w:pgNumType w:fmt="upperRoman" w:start="1"/>
          <w:cols w:space="720" w:num="1"/>
          <w:docGrid w:type="lines" w:linePitch="312" w:charSpace="0"/>
        </w:sectPr>
      </w:pPr>
      <w:bookmarkStart w:id="17" w:name="_Toc152530297"/>
      <w:r>
        <w:commentReference w:id="3"/>
      </w:r>
      <w:bookmarkStart w:id="18" w:name="_Toc19961"/>
    </w:p>
    <w:p w14:paraId="39DD4D85">
      <w:pPr>
        <w:widowControl/>
        <w:tabs>
          <w:tab w:val="left" w:pos="377"/>
        </w:tabs>
        <w:spacing w:before="312" w:beforeLines="100" w:after="312" w:afterLines="100" w:line="440" w:lineRule="exact"/>
        <w:jc w:val="center"/>
        <w:outlineLvl w:val="0"/>
        <w:rPr>
          <w:rFonts w:ascii="黑体" w:hAnsi="黑体" w:eastAsia="黑体" w:cs="Times New Roman"/>
          <w:kern w:val="0"/>
          <w:sz w:val="32"/>
          <w:szCs w:val="32"/>
        </w:rPr>
      </w:pPr>
      <w:r>
        <w:rPr>
          <w:rFonts w:ascii="黑体" w:hAnsi="黑体" w:eastAsia="黑体" w:cs="Times New Roman"/>
          <w:kern w:val="0"/>
          <w:sz w:val="32"/>
          <w:szCs w:val="32"/>
        </w:rPr>
        <w:t>绪 论</w:t>
      </w:r>
      <w:bookmarkEnd w:id="14"/>
      <w:bookmarkEnd w:id="15"/>
      <w:bookmarkEnd w:id="16"/>
      <w:bookmarkEnd w:id="17"/>
      <w:bookmarkEnd w:id="18"/>
      <w:bookmarkStart w:id="19" w:name="_Toc72164690"/>
      <w:r>
        <w:commentReference w:id="4"/>
      </w:r>
    </w:p>
    <w:p w14:paraId="7CC2F163">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要求：</w:t>
      </w:r>
    </w:p>
    <w:p w14:paraId="12CBD61E">
      <w:pPr>
        <w:pStyle w:val="14"/>
        <w:keepNext w:val="0"/>
        <w:keepLines w:val="0"/>
        <w:pageBreakBefore w:val="0"/>
        <w:widowControl w:val="0"/>
        <w:numPr>
          <w:ilvl w:val="0"/>
          <w:numId w:val="4"/>
        </w:numPr>
        <w:tabs>
          <w:tab w:val="clear" w:pos="312"/>
        </w:tabs>
        <w:kinsoku/>
        <w:wordWrap/>
        <w:overflowPunct/>
        <w:topLinePunct w:val="0"/>
        <w:autoSpaceDE/>
        <w:autoSpaceDN/>
        <w:bidi w:val="0"/>
        <w:adjustRightInd/>
        <w:snapToGrid/>
        <w:spacing w:line="440" w:lineRule="exact"/>
        <w:ind w:firstLine="42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采用书面语言撰写，不允许出现“我”、“我们”等字样。</w:t>
      </w:r>
    </w:p>
    <w:p w14:paraId="51CC6204">
      <w:pPr>
        <w:pStyle w:val="14"/>
        <w:keepNext w:val="0"/>
        <w:keepLines w:val="0"/>
        <w:pageBreakBefore w:val="0"/>
        <w:widowControl w:val="0"/>
        <w:numPr>
          <w:ilvl w:val="0"/>
          <w:numId w:val="4"/>
        </w:numPr>
        <w:tabs>
          <w:tab w:val="clear" w:pos="312"/>
        </w:tabs>
        <w:kinsoku/>
        <w:wordWrap/>
        <w:overflowPunct/>
        <w:topLinePunct w:val="0"/>
        <w:autoSpaceDE/>
        <w:autoSpaceDN/>
        <w:bidi w:val="0"/>
        <w:adjustRightInd/>
        <w:snapToGrid/>
        <w:spacing w:line="440" w:lineRule="exact"/>
        <w:ind w:firstLine="42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绪论部分要求至少写2页，内容包括以下几个方面的内容：</w:t>
      </w:r>
    </w:p>
    <w:p w14:paraId="6E59473B">
      <w:pPr>
        <w:pStyle w:val="14"/>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0" w:leftChars="0" w:firstLine="0" w:firstLineChars="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本文的研究背景</w:t>
      </w:r>
    </w:p>
    <w:p w14:paraId="54FC5531">
      <w:pPr>
        <w:pStyle w:val="14"/>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0" w:leftChars="0" w:firstLine="0" w:firstLineChars="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本文的研究目的、意义、范围、设想以及研究方法</w:t>
      </w:r>
    </w:p>
    <w:p w14:paraId="2100223E">
      <w:pPr>
        <w:pStyle w:val="14"/>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0" w:leftChars="0" w:firstLine="0" w:firstLineChars="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相关系统或相关技术在国内外的研究现状</w:t>
      </w:r>
      <w:r>
        <w:commentReference w:id="5"/>
      </w:r>
    </w:p>
    <w:p w14:paraId="2912C9D1">
      <w:pPr>
        <w:pStyle w:val="14"/>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0" w:leftChars="0" w:firstLine="0" w:firstLineChars="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论文结构介绍</w:t>
      </w:r>
    </w:p>
    <w:p w14:paraId="48E7598C">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绪论中可以引用参考文献，但是</w:t>
      </w:r>
      <w:r>
        <w:rPr>
          <w:rFonts w:hint="eastAsia" w:ascii="宋体" w:hAnsi="宋体" w:eastAsia="宋体" w:cs="宋体"/>
          <w:b w:val="0"/>
          <w:bCs w:val="0"/>
          <w:color w:val="FF0000"/>
          <w:sz w:val="24"/>
          <w:szCs w:val="24"/>
          <w:lang w:val="en-US" w:eastAsia="zh-CN"/>
        </w:rPr>
        <w:t>不超过5个</w:t>
      </w:r>
    </w:p>
    <w:p w14:paraId="7DD2BADA">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绪论内容逻辑要清晰，语句通顺，不要与摘要雷同</w:t>
      </w:r>
    </w:p>
    <w:p w14:paraId="0DAB8FAC">
      <w:pPr>
        <w:pStyle w:val="14"/>
        <w:ind w:firstLine="420"/>
      </w:pPr>
    </w:p>
    <w:p w14:paraId="76CF26EE">
      <w:pPr>
        <w:tabs>
          <w:tab w:val="left" w:pos="377"/>
        </w:tabs>
        <w:spacing w:line="440" w:lineRule="exact"/>
        <w:ind w:left="0" w:leftChars="0" w:firstLine="343" w:firstLineChars="143"/>
        <w:rPr>
          <w:rFonts w:hint="eastAsia" w:ascii="宋体" w:hAnsi="宋体" w:eastAsia="宋体" w:cs="宋体"/>
          <w:kern w:val="2"/>
          <w:sz w:val="24"/>
          <w:szCs w:val="24"/>
        </w:rPr>
      </w:pPr>
      <w:r>
        <w:rPr>
          <w:rFonts w:hint="eastAsia" w:ascii="宋体" w:hAnsi="宋体" w:eastAsia="宋体" w:cs="宋体"/>
          <w:kern w:val="2"/>
          <w:sz w:val="24"/>
          <w:szCs w:val="24"/>
          <w:lang w:val="en-US" w:eastAsia="zh-CN"/>
        </w:rPr>
        <w:t>正文中的标题（除一级二级三级标题外）格式为</w:t>
      </w:r>
      <w:r>
        <w:rPr>
          <w:rFonts w:hint="eastAsia" w:ascii="宋体" w:hAnsi="宋体" w:eastAsia="宋体" w:cs="宋体"/>
          <w:kern w:val="2"/>
          <w:sz w:val="24"/>
          <w:szCs w:val="24"/>
        </w:rPr>
        <w:t>：</w:t>
      </w:r>
    </w:p>
    <w:p w14:paraId="29B70AB6">
      <w:pPr>
        <w:tabs>
          <w:tab w:val="left" w:pos="377"/>
        </w:tabs>
        <w:spacing w:line="440" w:lineRule="exact"/>
        <w:ind w:firstLine="480" w:firstLineChars="200"/>
        <w:rPr>
          <w:rFonts w:hint="eastAsia" w:ascii="宋体" w:hAnsi="宋体" w:eastAsia="宋体" w:cs="宋体"/>
          <w:kern w:val="2"/>
          <w:sz w:val="24"/>
          <w:szCs w:val="24"/>
        </w:rPr>
      </w:pPr>
      <w:r>
        <w:rPr>
          <w:rFonts w:hint="eastAsia" w:ascii="宋体" w:hAnsi="宋体" w:eastAsia="宋体" w:cs="宋体"/>
          <w:kern w:val="2"/>
          <w:sz w:val="24"/>
          <w:szCs w:val="24"/>
        </w:rPr>
        <w:t xml:space="preserve">1. </w:t>
      </w:r>
      <w:r>
        <w:rPr>
          <w:rFonts w:hint="eastAsia" w:ascii="宋体" w:hAnsi="宋体" w:eastAsia="宋体" w:cs="宋体"/>
          <w:kern w:val="2"/>
          <w:sz w:val="24"/>
          <w:szCs w:val="24"/>
          <w:lang w:val="en-US" w:eastAsia="zh-CN"/>
        </w:rPr>
        <w:t>****</w:t>
      </w:r>
    </w:p>
    <w:p w14:paraId="449F580D">
      <w:pPr>
        <w:tabs>
          <w:tab w:val="left" w:pos="377"/>
        </w:tabs>
        <w:spacing w:line="440" w:lineRule="exact"/>
        <w:ind w:firstLine="480" w:firstLineChars="200"/>
        <w:jc w:val="left"/>
        <w:rPr>
          <w:rFonts w:hint="eastAsia" w:ascii="宋体" w:hAnsi="宋体" w:eastAsia="宋体" w:cs="宋体"/>
          <w:kern w:val="2"/>
          <w:sz w:val="24"/>
          <w:szCs w:val="24"/>
          <w:lang w:val="en-US" w:eastAsia="zh-CN"/>
        </w:rPr>
      </w:pPr>
      <w:r>
        <w:rPr>
          <w:rFonts w:hint="eastAsia" w:ascii="宋体" w:hAnsi="宋体" w:eastAsia="宋体" w:cs="宋体"/>
          <w:kern w:val="2"/>
          <w:sz w:val="24"/>
          <w:szCs w:val="24"/>
        </w:rPr>
        <w:t>（1）</w:t>
      </w:r>
      <w:r>
        <w:rPr>
          <w:rFonts w:hint="eastAsia" w:ascii="宋体" w:hAnsi="宋体" w:eastAsia="宋体" w:cs="宋体"/>
          <w:kern w:val="2"/>
          <w:sz w:val="24"/>
          <w:szCs w:val="24"/>
          <w:lang w:val="en-US" w:eastAsia="zh-CN"/>
        </w:rPr>
        <w:t>*******</w:t>
      </w:r>
    </w:p>
    <w:p w14:paraId="47A7B2DB">
      <w:pPr>
        <w:tabs>
          <w:tab w:val="left" w:pos="377"/>
        </w:tabs>
        <w:spacing w:line="440" w:lineRule="exact"/>
        <w:ind w:left="480"/>
        <w:rPr>
          <w:rFonts w:hint="eastAsia" w:ascii="宋体" w:hAnsi="宋体" w:eastAsia="宋体" w:cs="宋体"/>
          <w:kern w:val="2"/>
          <w:sz w:val="24"/>
          <w:szCs w:val="24"/>
          <w:lang w:val="en-US" w:eastAsia="zh-CN"/>
        </w:rPr>
      </w:pPr>
      <w:r>
        <w:rPr>
          <w:rFonts w:hint="eastAsia" w:ascii="宋体" w:hAnsi="宋体" w:eastAsia="宋体" w:cs="宋体"/>
          <w:kern w:val="2"/>
          <w:sz w:val="24"/>
          <w:szCs w:val="24"/>
        </w:rPr>
        <w:t xml:space="preserve">① </w:t>
      </w:r>
      <w:r>
        <w:rPr>
          <w:rFonts w:hint="eastAsia" w:ascii="宋体" w:hAnsi="宋体" w:eastAsia="宋体" w:cs="宋体"/>
          <w:kern w:val="2"/>
          <w:sz w:val="24"/>
          <w:szCs w:val="24"/>
          <w:lang w:val="en-US" w:eastAsia="zh-CN"/>
        </w:rPr>
        <w:t>*******</w:t>
      </w:r>
    </w:p>
    <w:p w14:paraId="4A317820">
      <w:pPr>
        <w:tabs>
          <w:tab w:val="left" w:pos="377"/>
        </w:tabs>
        <w:spacing w:line="440" w:lineRule="exact"/>
        <w:ind w:left="480"/>
        <w:rPr>
          <w:rFonts w:hint="eastAsia" w:ascii="宋体" w:hAnsi="宋体" w:eastAsia="宋体" w:cs="宋体"/>
          <w:kern w:val="2"/>
          <w:sz w:val="24"/>
          <w:szCs w:val="24"/>
          <w:lang w:val="en-US" w:eastAsia="zh-CN"/>
        </w:rPr>
      </w:pPr>
      <w:r>
        <w:rPr>
          <w:rFonts w:hint="eastAsia" w:ascii="宋体" w:hAnsi="宋体" w:eastAsia="宋体" w:cs="宋体"/>
          <w:kern w:val="2"/>
          <w:sz w:val="24"/>
          <w:szCs w:val="24"/>
        </w:rPr>
        <w:t xml:space="preserve">a </w:t>
      </w:r>
      <w:r>
        <w:rPr>
          <w:rFonts w:hint="eastAsia" w:ascii="宋体" w:hAnsi="宋体" w:eastAsia="宋体" w:cs="宋体"/>
          <w:kern w:val="2"/>
          <w:sz w:val="24"/>
          <w:szCs w:val="24"/>
          <w:lang w:val="en-US" w:eastAsia="zh-CN"/>
        </w:rPr>
        <w:t>******</w:t>
      </w:r>
    </w:p>
    <w:p w14:paraId="74ACEA07">
      <w:pPr>
        <w:pStyle w:val="14"/>
        <w:ind w:firstLine="420"/>
      </w:pPr>
    </w:p>
    <w:p w14:paraId="4CDA7625">
      <w:pPr>
        <w:rPr>
          <w:rFonts w:ascii="Times New Roman" w:hAnsi="Times New Roman" w:eastAsia="黑体" w:cs="Times New Roman"/>
          <w:kern w:val="0"/>
          <w:sz w:val="32"/>
          <w:szCs w:val="32"/>
        </w:rPr>
      </w:pPr>
      <w:bookmarkStart w:id="20" w:name="_Toc8943"/>
      <w:bookmarkStart w:id="21" w:name="_Toc24164"/>
      <w:bookmarkStart w:id="22" w:name="_Toc152530298"/>
      <w:r>
        <w:rPr>
          <w:rFonts w:ascii="Times New Roman" w:hAnsi="Times New Roman" w:eastAsia="黑体" w:cs="Times New Roman"/>
          <w:kern w:val="0"/>
          <w:sz w:val="32"/>
          <w:szCs w:val="32"/>
        </w:rPr>
        <w:br w:type="page"/>
      </w:r>
    </w:p>
    <w:p w14:paraId="0D17B741">
      <w:pPr>
        <w:widowControl/>
        <w:tabs>
          <w:tab w:val="left" w:pos="377"/>
        </w:tabs>
        <w:spacing w:before="312" w:beforeLines="100" w:after="312" w:afterLines="100" w:line="440" w:lineRule="exact"/>
        <w:jc w:val="center"/>
        <w:outlineLvl w:val="0"/>
        <w:rPr>
          <w:rFonts w:ascii="Times New Roman" w:hAnsi="Times New Roman" w:eastAsia="黑体" w:cs="Times New Roman"/>
          <w:kern w:val="0"/>
          <w:sz w:val="32"/>
          <w:szCs w:val="32"/>
        </w:rPr>
      </w:pPr>
      <w:bookmarkStart w:id="23" w:name="_Toc32684"/>
      <w:r>
        <w:rPr>
          <w:rFonts w:ascii="Times New Roman" w:hAnsi="Times New Roman" w:eastAsia="黑体" w:cs="Times New Roman"/>
          <w:kern w:val="0"/>
          <w:sz w:val="32"/>
          <w:szCs w:val="32"/>
        </w:rPr>
        <w:t>1 系统分析</w:t>
      </w:r>
      <w:bookmarkEnd w:id="19"/>
      <w:bookmarkEnd w:id="20"/>
      <w:bookmarkEnd w:id="21"/>
      <w:bookmarkEnd w:id="22"/>
      <w:bookmarkEnd w:id="23"/>
      <w:r>
        <w:commentReference w:id="6"/>
      </w:r>
    </w:p>
    <w:p w14:paraId="61DDEFC2">
      <w:pPr>
        <w:pStyle w:val="5"/>
        <w:numPr>
          <w:ilvl w:val="0"/>
          <w:numId w:val="0"/>
        </w:numPr>
        <w:jc w:val="both"/>
        <w:rPr>
          <w:rFonts w:hint="eastAsia" w:ascii="Times New Roman"/>
          <w:lang w:val="en-US"/>
        </w:rPr>
      </w:pPr>
      <w:bookmarkStart w:id="24" w:name="_Toc20704"/>
      <w:bookmarkStart w:id="25" w:name="_Toc22565"/>
      <w:bookmarkStart w:id="26" w:name="_Toc72164691"/>
      <w:bookmarkStart w:id="27" w:name="_Toc152530299"/>
      <w:bookmarkStart w:id="28" w:name="_Toc1698"/>
      <w:bookmarkStart w:id="29" w:name="_Toc43487306"/>
      <w:r>
        <w:rPr>
          <w:rFonts w:ascii="Times New Roman"/>
          <w:lang w:val="en-US"/>
        </w:rPr>
        <w:t xml:space="preserve">1.1 </w:t>
      </w:r>
      <w:bookmarkEnd w:id="24"/>
      <w:bookmarkEnd w:id="25"/>
      <w:bookmarkEnd w:id="26"/>
      <w:r>
        <w:rPr>
          <w:rFonts w:hint="eastAsia" w:ascii="Times New Roman"/>
          <w:lang w:val="en-US"/>
        </w:rPr>
        <w:t>可行性分析</w:t>
      </w:r>
      <w:bookmarkEnd w:id="27"/>
      <w:bookmarkEnd w:id="28"/>
      <w:r>
        <w:commentReference w:id="7"/>
      </w:r>
    </w:p>
    <w:p w14:paraId="6C2A90D1">
      <w:pPr>
        <w:pStyle w:val="17"/>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color w:val="FF0000"/>
        </w:rPr>
      </w:pPr>
      <w:r>
        <w:rPr>
          <w:rFonts w:hint="eastAsia"/>
          <w:color w:val="FF0000"/>
        </w:rPr>
        <w:t>可行性分析其实是任何一个项目都需要进行的一项工作。可行性分析是决定做还是不做，是衡量一个系统能够给业务管理所带来的哪些利益。</w:t>
      </w:r>
    </w:p>
    <w:p w14:paraId="4BA8878E">
      <w:pPr>
        <w:keepNext w:val="0"/>
        <w:keepLines w:val="0"/>
        <w:pageBreakBefore w:val="0"/>
        <w:widowControl/>
        <w:tabs>
          <w:tab w:val="left" w:pos="377"/>
        </w:tabs>
        <w:kinsoku/>
        <w:wordWrap/>
        <w:overflowPunct/>
        <w:topLinePunct w:val="0"/>
        <w:autoSpaceDE/>
        <w:autoSpaceDN/>
        <w:bidi w:val="0"/>
        <w:adjustRightInd/>
        <w:snapToGrid/>
        <w:spacing w:before="120" w:after="120" w:line="440" w:lineRule="exact"/>
        <w:textAlignment w:val="auto"/>
        <w:rPr>
          <w:rFonts w:hint="eastAsia" w:ascii="Times New Roman" w:hAnsi="Times New Roman" w:eastAsia="黑体" w:cs="Times New Roman"/>
          <w:bCs/>
          <w:kern w:val="0"/>
          <w:sz w:val="24"/>
          <w:szCs w:val="32"/>
        </w:rPr>
      </w:pPr>
      <w:bookmarkStart w:id="30" w:name="_Toc72164694"/>
      <w:r>
        <w:rPr>
          <w:rFonts w:ascii="Times New Roman" w:hAnsi="Times New Roman" w:eastAsia="黑体" w:cs="Times New Roman"/>
          <w:bCs/>
          <w:kern w:val="0"/>
          <w:sz w:val="24"/>
          <w:szCs w:val="32"/>
        </w:rPr>
        <w:t>1.1.1</w:t>
      </w:r>
      <w:r>
        <w:rPr>
          <w:rFonts w:hint="eastAsia" w:ascii="Times New Roman" w:hAnsi="Times New Roman" w:eastAsia="黑体" w:cs="Times New Roman"/>
          <w:bCs/>
          <w:kern w:val="0"/>
          <w:sz w:val="24"/>
          <w:szCs w:val="32"/>
        </w:rPr>
        <w:t>经济可行性分析</w:t>
      </w:r>
      <w:r>
        <w:commentReference w:id="8"/>
      </w:r>
    </w:p>
    <w:p w14:paraId="56AB23E0">
      <w:pPr>
        <w:pStyle w:val="17"/>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评估所需技术是否已经存在或可开发，并给出相应的论证和依据。</w:t>
      </w:r>
    </w:p>
    <w:p w14:paraId="11C90707">
      <w:pPr>
        <w:pStyle w:val="14"/>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举例：</w:t>
      </w:r>
    </w:p>
    <w:p w14:paraId="2A5A47DC">
      <w:pPr>
        <w:pStyle w:val="14"/>
        <w:keepNext w:val="0"/>
        <w:keepLines w:val="0"/>
        <w:pageBreakBefore w:val="0"/>
        <w:kinsoku/>
        <w:wordWrap/>
        <w:overflowPunct/>
        <w:topLinePunct w:val="0"/>
        <w:autoSpaceDE/>
        <w:autoSpaceDN/>
        <w:bidi w:val="0"/>
        <w:adjustRightInd/>
        <w:snapToGrid/>
        <w:spacing w:line="440" w:lineRule="exact"/>
        <w:ind w:left="0" w:firstLine="480" w:firstLineChars="200"/>
        <w:jc w:val="both"/>
        <w:textAlignment w:val="auto"/>
        <w:rPr>
          <w:rFonts w:hint="eastAsia" w:ascii="Times New Roman" w:hAnsi="Times New Roman" w:eastAsia="宋体" w:cs="Times New Roman"/>
          <w:color w:val="00B050"/>
          <w:kern w:val="2"/>
          <w:sz w:val="24"/>
          <w:szCs w:val="24"/>
          <w:lang w:val="en-US" w:eastAsia="zh-CN" w:bidi="ar-SA"/>
        </w:rPr>
      </w:pPr>
      <w:r>
        <w:rPr>
          <w:rFonts w:hint="eastAsia" w:ascii="Times New Roman" w:hAnsi="Times New Roman" w:eastAsia="宋体" w:cs="Times New Roman"/>
          <w:color w:val="00B050"/>
          <w:kern w:val="2"/>
          <w:sz w:val="24"/>
          <w:szCs w:val="24"/>
          <w:lang w:val="en-US" w:eastAsia="zh-CN" w:bidi="ar-SA"/>
        </w:rPr>
        <w:t>随着网络的迅速发展，越来越多的(此处填写你的课题名称)与网络联系在一起，在与时俱进的同时，也减轻了用户的工作负担。如今的开发本系统所用到的(编程语言类型)技术已日趋成熟、稳定，在计算机领域被誉为是最有发展前景的技术之一，同时采用的(数据库类型)数据库，在这样的一个背景下，将(编程语言类型)这两种技术充分有效的结合在一起，开发一套(此处填写你的课题名称)，在技术上必定是可行并且高效的。</w:t>
      </w:r>
    </w:p>
    <w:p w14:paraId="154E31BC">
      <w:pPr>
        <w:pStyle w:val="17"/>
        <w:keepNext w:val="0"/>
        <w:keepLines w:val="0"/>
        <w:pageBreakBefore w:val="0"/>
        <w:widowControl/>
        <w:kinsoku/>
        <w:wordWrap/>
        <w:overflowPunct/>
        <w:topLinePunct w:val="0"/>
        <w:autoSpaceDE/>
        <w:autoSpaceDN/>
        <w:bidi w:val="0"/>
        <w:adjustRightInd/>
        <w:snapToGrid/>
        <w:spacing w:line="440" w:lineRule="exact"/>
        <w:ind w:left="0" w:firstLine="480" w:firstLineChars="200"/>
        <w:jc w:val="both"/>
        <w:textAlignment w:val="auto"/>
        <w:rPr>
          <w:rFonts w:hint="eastAsia" w:ascii="Times New Roman" w:hAnsi="Times New Roman" w:eastAsia="宋体" w:cs="Times New Roman"/>
          <w:color w:val="00B050"/>
          <w:kern w:val="2"/>
          <w:sz w:val="24"/>
          <w:szCs w:val="24"/>
          <w:lang w:val="en-US" w:eastAsia="zh-CN" w:bidi="ar-SA"/>
        </w:rPr>
      </w:pPr>
      <w:r>
        <w:rPr>
          <w:rFonts w:hint="eastAsia" w:ascii="Times New Roman" w:hAnsi="Times New Roman" w:eastAsia="宋体" w:cs="Times New Roman"/>
          <w:color w:val="00B050"/>
          <w:kern w:val="2"/>
          <w:sz w:val="24"/>
          <w:szCs w:val="24"/>
          <w:lang w:val="en-US" w:eastAsia="zh-CN" w:bidi="ar-SA"/>
        </w:rPr>
        <w:t>证券交易系统虽然需要一些时间对新系统进行熟悉，但是没有需求大量的培训，操作简单方便。不与现有软件冲突，用于良好的相容性和稳定性的操作系统。该系统极大地提高了对数据处理速度，并能够对数据进行方便的管理，而且可以大大缩小人力资源和工作用度的浪费。它还能够对查询效率相对的提高，而且还能够降低查询的错误率，并且对修改数据来说相对容易。</w:t>
      </w:r>
    </w:p>
    <w:p w14:paraId="37FAFDCA">
      <w:pPr>
        <w:pStyle w:val="14"/>
        <w:keepNext w:val="0"/>
        <w:keepLines w:val="0"/>
        <w:pageBreakBefore w:val="0"/>
        <w:widowControl w:val="0"/>
        <w:kinsoku/>
        <w:wordWrap/>
        <w:overflowPunct/>
        <w:topLinePunct w:val="0"/>
        <w:autoSpaceDE/>
        <w:autoSpaceDN/>
        <w:bidi w:val="0"/>
        <w:adjustRightInd/>
        <w:snapToGrid/>
        <w:spacing w:before="120" w:after="120" w:line="440" w:lineRule="exact"/>
        <w:ind w:left="0" w:leftChars="0" w:firstLine="0" w:firstLineChars="0"/>
        <w:textAlignment w:val="auto"/>
        <w:rPr>
          <w:rFonts w:hint="eastAsia" w:ascii="Times New Roman" w:hAnsi="Times New Roman" w:eastAsia="黑体" w:cs="Times New Roman"/>
          <w:bCs/>
          <w:kern w:val="0"/>
          <w:sz w:val="24"/>
          <w:szCs w:val="32"/>
        </w:rPr>
      </w:pPr>
      <w:r>
        <w:rPr>
          <w:rFonts w:hint="eastAsia" w:ascii="Times New Roman" w:hAnsi="Times New Roman" w:eastAsia="黑体" w:cs="Times New Roman"/>
          <w:bCs/>
          <w:kern w:val="0"/>
          <w:sz w:val="24"/>
          <w:szCs w:val="32"/>
        </w:rPr>
        <w:t>1</w:t>
      </w:r>
      <w:r>
        <w:rPr>
          <w:rFonts w:ascii="Times New Roman" w:hAnsi="Times New Roman" w:eastAsia="黑体" w:cs="Times New Roman"/>
          <w:bCs/>
          <w:kern w:val="0"/>
          <w:sz w:val="24"/>
          <w:szCs w:val="32"/>
        </w:rPr>
        <w:t>.1.2</w:t>
      </w:r>
      <w:r>
        <w:rPr>
          <w:rFonts w:hint="eastAsia" w:ascii="Times New Roman" w:hAnsi="Times New Roman" w:eastAsia="黑体" w:cs="Times New Roman"/>
          <w:bCs/>
          <w:kern w:val="0"/>
          <w:sz w:val="24"/>
          <w:szCs w:val="32"/>
          <w:lang w:val="en-US" w:eastAsia="zh-CN" w:bidi="ar-SA"/>
        </w:rPr>
        <w:t>技术可行性分析</w:t>
      </w:r>
    </w:p>
    <w:p w14:paraId="7AA393F5">
      <w:pPr>
        <w:pStyle w:val="17"/>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color w:val="FF0000"/>
        </w:rPr>
      </w:pPr>
      <w:r>
        <w:rPr>
          <w:rFonts w:hint="eastAsia"/>
          <w:color w:val="FF0000"/>
        </w:rPr>
        <w:t>对研究项目的经济成本和效益进行分析，包括预算、投资回报率、资源利用等方面。</w:t>
      </w:r>
    </w:p>
    <w:p w14:paraId="29A198BF">
      <w:pPr>
        <w:pStyle w:val="14"/>
        <w:keepNext w:val="0"/>
        <w:keepLines w:val="0"/>
        <w:pageBreakBefore w:val="0"/>
        <w:kinsoku/>
        <w:wordWrap/>
        <w:overflowPunct/>
        <w:topLinePunct w:val="0"/>
        <w:autoSpaceDE/>
        <w:autoSpaceDN/>
        <w:bidi w:val="0"/>
        <w:adjustRightInd/>
        <w:snapToGrid/>
        <w:spacing w:line="440" w:lineRule="exact"/>
        <w:ind w:left="0" w:leftChars="0" w:firstLine="0" w:firstLineChars="0"/>
        <w:jc w:val="both"/>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rPr>
        <w:t>举例：</w:t>
      </w:r>
    </w:p>
    <w:p w14:paraId="3CA97B62">
      <w:pPr>
        <w:pStyle w:val="14"/>
        <w:keepNext w:val="0"/>
        <w:keepLines w:val="0"/>
        <w:pageBreakBefore w:val="0"/>
        <w:kinsoku/>
        <w:wordWrap/>
        <w:overflowPunct/>
        <w:topLinePunct w:val="0"/>
        <w:autoSpaceDE/>
        <w:autoSpaceDN/>
        <w:bidi w:val="0"/>
        <w:adjustRightInd/>
        <w:snapToGrid/>
        <w:spacing w:line="440" w:lineRule="exact"/>
        <w:ind w:left="0" w:firstLine="480" w:firstLineChars="200"/>
        <w:jc w:val="both"/>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rPr>
        <w:t>经济可行性主要提出的是对项目成本效益分析，这个分析不仅是在经济上，更重要的社会效益上，即开发的这套系统，能否从实际意义上改善用户的工作效率、节省工作时间。在经济上，它需要预算出开发设计所需的投资是否适当；在社会效益上，需要考虑软件能否真正意义上的给用户带来一定的便捷与帮助。由于开发本系统是由个人独立完成设计的，因此不用花费大量经费，同时也可提高个人的实践动手能力。因此，本系统的开发不仅在经济效益上是可行的，在社会效益上也是有一定前景的。</w:t>
      </w:r>
    </w:p>
    <w:p w14:paraId="0CAE25D1">
      <w:pPr>
        <w:pStyle w:val="14"/>
        <w:keepNext w:val="0"/>
        <w:keepLines w:val="0"/>
        <w:pageBreakBefore w:val="0"/>
        <w:widowControl w:val="0"/>
        <w:kinsoku/>
        <w:wordWrap/>
        <w:overflowPunct/>
        <w:topLinePunct w:val="0"/>
        <w:autoSpaceDE/>
        <w:autoSpaceDN/>
        <w:bidi w:val="0"/>
        <w:adjustRightInd/>
        <w:snapToGrid/>
        <w:spacing w:before="120" w:after="120" w:line="440" w:lineRule="exact"/>
        <w:ind w:left="0" w:leftChars="0" w:firstLine="0" w:firstLineChars="0"/>
        <w:textAlignment w:val="auto"/>
        <w:rPr>
          <w:rFonts w:hint="eastAsia" w:ascii="Times New Roman" w:hAnsi="Times New Roman" w:eastAsia="黑体" w:cs="Times New Roman"/>
          <w:bCs/>
          <w:kern w:val="0"/>
          <w:sz w:val="24"/>
          <w:szCs w:val="32"/>
        </w:rPr>
      </w:pPr>
      <w:r>
        <w:rPr>
          <w:rFonts w:hint="eastAsia" w:ascii="Times New Roman" w:hAnsi="Times New Roman" w:eastAsia="黑体" w:cs="Times New Roman"/>
          <w:bCs/>
          <w:kern w:val="0"/>
          <w:sz w:val="24"/>
          <w:szCs w:val="32"/>
        </w:rPr>
        <w:t>1.1.3社会可行性分析</w:t>
      </w:r>
    </w:p>
    <w:p w14:paraId="79775FA2">
      <w:pPr>
        <w:pStyle w:val="17"/>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color w:val="FF0000"/>
        </w:rPr>
      </w:pPr>
      <w:r>
        <w:rPr>
          <w:rFonts w:hint="eastAsia"/>
          <w:color w:val="FF0000"/>
        </w:rPr>
        <w:t>社会可行性涉及法律、道德、社会影响等社会因素。主要分享一下某一个行业的现状，存在什么问题，论文研究的内容对解决这些问题所带来的的新方法和新角度，以及分析一下是否从法律和道德等层面存在问题。</w:t>
      </w:r>
    </w:p>
    <w:p w14:paraId="2229F109">
      <w:pPr>
        <w:pStyle w:val="5"/>
        <w:numPr>
          <w:ilvl w:val="0"/>
          <w:numId w:val="0"/>
        </w:numPr>
        <w:jc w:val="both"/>
        <w:rPr>
          <w:rFonts w:hint="eastAsia" w:ascii="Times New Roman"/>
          <w:lang w:val="en-US"/>
        </w:rPr>
      </w:pPr>
      <w:bookmarkStart w:id="31" w:name="_Toc2703"/>
      <w:bookmarkStart w:id="32" w:name="_Toc3722"/>
      <w:bookmarkStart w:id="33" w:name="_Toc31297"/>
      <w:bookmarkStart w:id="34" w:name="_Toc152530300"/>
      <w:r>
        <w:rPr>
          <w:rFonts w:ascii="Times New Roman"/>
          <w:lang w:val="en-US"/>
        </w:rPr>
        <w:t xml:space="preserve">1.2 </w:t>
      </w:r>
      <w:bookmarkEnd w:id="30"/>
      <w:bookmarkEnd w:id="31"/>
      <w:bookmarkEnd w:id="32"/>
      <w:bookmarkStart w:id="35" w:name="_Toc72164695"/>
      <w:r>
        <w:rPr>
          <w:rFonts w:hint="eastAsia" w:ascii="Times New Roman"/>
          <w:lang w:val="en-US"/>
        </w:rPr>
        <w:t>需求分析</w:t>
      </w:r>
      <w:bookmarkEnd w:id="1"/>
      <w:bookmarkEnd w:id="2"/>
      <w:bookmarkEnd w:id="3"/>
      <w:bookmarkEnd w:id="29"/>
      <w:bookmarkEnd w:id="33"/>
      <w:bookmarkEnd w:id="34"/>
      <w:bookmarkEnd w:id="35"/>
      <w:bookmarkStart w:id="36" w:name="_Toc4206"/>
    </w:p>
    <w:p w14:paraId="0EC2622F">
      <w:pPr>
        <w:pStyle w:val="14"/>
        <w:spacing w:line="360" w:lineRule="auto"/>
        <w:rPr>
          <w:rFonts w:hint="eastAsia" w:ascii="Times New Roman" w:hAnsi="Times New Roman" w:eastAsia="宋体" w:cs="Times New Roman"/>
          <w:color w:val="FF0000"/>
          <w:kern w:val="0"/>
          <w:sz w:val="24"/>
          <w:szCs w:val="24"/>
          <w:lang w:val="en-US" w:eastAsia="zh-CN" w:bidi="ar-SA"/>
        </w:rPr>
      </w:pPr>
      <w:r>
        <w:rPr>
          <w:rFonts w:hint="eastAsia" w:ascii="Times New Roman" w:hAnsi="Times New Roman" w:eastAsia="宋体" w:cs="Times New Roman"/>
          <w:color w:val="FF0000"/>
          <w:kern w:val="0"/>
          <w:sz w:val="24"/>
          <w:szCs w:val="24"/>
          <w:lang w:val="en-US" w:eastAsia="zh-CN" w:bidi="ar-SA"/>
        </w:rPr>
        <w:t>描述系统的背景需求和各角色的需求（简写概述即可，描述有的需求需要在1.3.1用例图中体现）。</w:t>
      </w:r>
    </w:p>
    <w:p w14:paraId="7F8C0EC1">
      <w:pPr>
        <w:pStyle w:val="5"/>
        <w:numPr>
          <w:ilvl w:val="0"/>
          <w:numId w:val="0"/>
        </w:numPr>
        <w:jc w:val="both"/>
        <w:rPr>
          <w:rFonts w:hint="eastAsia" w:ascii="Times New Roman" w:hAnsi="Times New Roman" w:cs="Times New Roman"/>
          <w:lang w:val="en-US"/>
        </w:rPr>
      </w:pPr>
      <w:bookmarkStart w:id="37" w:name="_Toc12240"/>
      <w:r>
        <w:rPr>
          <w:rFonts w:hint="eastAsia" w:ascii="Times New Roman" w:hAnsi="Times New Roman" w:cs="Times New Roman"/>
          <w:lang w:val="en-US"/>
        </w:rPr>
        <w:t>1.3 用例建模</w:t>
      </w:r>
      <w:bookmarkEnd w:id="37"/>
    </w:p>
    <w:p w14:paraId="76423540">
      <w:pPr>
        <w:pStyle w:val="14"/>
        <w:spacing w:line="360" w:lineRule="auto"/>
        <w:rPr>
          <w:rFonts w:hint="eastAsia" w:ascii="Times New Roman" w:hAnsi="Times New Roman" w:eastAsia="宋体" w:cs="Times New Roman"/>
          <w:color w:val="FF0000"/>
          <w:kern w:val="0"/>
          <w:sz w:val="24"/>
          <w:szCs w:val="24"/>
          <w:lang w:val="en-US" w:eastAsia="zh-CN" w:bidi="ar-SA"/>
        </w:rPr>
      </w:pPr>
      <w:r>
        <w:rPr>
          <w:rFonts w:hint="eastAsia" w:ascii="Times New Roman" w:hAnsi="Times New Roman" w:eastAsia="宋体" w:cs="Times New Roman"/>
          <w:color w:val="FF0000"/>
          <w:kern w:val="0"/>
          <w:sz w:val="24"/>
          <w:szCs w:val="24"/>
          <w:lang w:val="en-US" w:eastAsia="zh-CN" w:bidi="ar-SA"/>
        </w:rPr>
        <w:t>上面的需求是客户语言描述的内容，需要将其规范化才能指导后续的设计与开发，需求规范化的手段是用例图，此处要求给出用例图和业务流程图。</w:t>
      </w:r>
    </w:p>
    <w:p w14:paraId="19F710ED">
      <w:pPr>
        <w:pStyle w:val="14"/>
        <w:spacing w:line="360" w:lineRule="auto"/>
        <w:rPr>
          <w:rFonts w:hint="eastAsia"/>
          <w:color w:val="FF0000"/>
        </w:rPr>
      </w:pPr>
      <w:r>
        <w:rPr>
          <w:rFonts w:hint="eastAsia" w:ascii="Times New Roman" w:hAnsi="Times New Roman" w:eastAsia="宋体" w:cs="Times New Roman"/>
          <w:color w:val="FF0000"/>
          <w:kern w:val="0"/>
          <w:sz w:val="24"/>
          <w:szCs w:val="24"/>
          <w:lang w:val="en-US" w:eastAsia="zh-CN" w:bidi="ar-SA"/>
        </w:rPr>
        <w:t>用例图整个系统提供一张总体的用例图，分角色提供关键业务流程图。</w:t>
      </w:r>
    </w:p>
    <w:p w14:paraId="66EA1DA9">
      <w:pPr>
        <w:pStyle w:val="14"/>
        <w:keepNext w:val="0"/>
        <w:keepLines w:val="0"/>
        <w:pageBreakBefore w:val="0"/>
        <w:widowControl w:val="0"/>
        <w:kinsoku/>
        <w:wordWrap/>
        <w:overflowPunct/>
        <w:topLinePunct w:val="0"/>
        <w:autoSpaceDE/>
        <w:autoSpaceDN/>
        <w:bidi w:val="0"/>
        <w:adjustRightInd/>
        <w:snapToGrid/>
        <w:spacing w:before="120" w:after="120" w:line="440" w:lineRule="exact"/>
        <w:ind w:left="0" w:leftChars="0" w:firstLine="0" w:firstLineChars="0"/>
        <w:textAlignment w:val="auto"/>
        <w:rPr>
          <w:rFonts w:hint="eastAsia" w:ascii="Times New Roman" w:hAnsi="Times New Roman" w:eastAsia="黑体" w:cs="Times New Roman"/>
          <w:bCs/>
          <w:color w:val="000000" w:themeColor="text1"/>
          <w:kern w:val="0"/>
          <w:sz w:val="24"/>
          <w:szCs w:val="32"/>
          <w:lang w:val="zh-CN" w:eastAsia="zh-CN"/>
          <w14:textFill>
            <w14:solidFill>
              <w14:schemeClr w14:val="tx1"/>
            </w14:solidFill>
          </w14:textFill>
        </w:rPr>
      </w:pPr>
      <w:r>
        <w:rPr>
          <w:rFonts w:hint="eastAsia" w:ascii="Times New Roman" w:hAnsi="Times New Roman" w:eastAsia="黑体" w:cs="Times New Roman"/>
          <w:bCs/>
          <w:color w:val="000000" w:themeColor="text1"/>
          <w:kern w:val="0"/>
          <w:sz w:val="24"/>
          <w:szCs w:val="32"/>
          <w:lang w:val="zh-CN" w:eastAsia="zh-CN"/>
          <w14:textFill>
            <w14:solidFill>
              <w14:schemeClr w14:val="tx1"/>
            </w14:solidFill>
          </w14:textFill>
        </w:rPr>
        <w:t>1.3.1 用例图</w:t>
      </w:r>
    </w:p>
    <w:p w14:paraId="6D854A3D">
      <w:pPr>
        <w:pStyle w:val="14"/>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color w:val="FF0000"/>
          <w:kern w:val="0"/>
          <w:sz w:val="24"/>
          <w:szCs w:val="24"/>
          <w:lang w:val="en-US" w:eastAsia="zh-CN" w:bidi="ar-SA"/>
        </w:rPr>
      </w:pPr>
      <w:r>
        <w:rPr>
          <w:rFonts w:hint="eastAsia" w:ascii="Times New Roman" w:hAnsi="Times New Roman" w:eastAsia="宋体" w:cs="Times New Roman"/>
          <w:color w:val="FF0000"/>
          <w:kern w:val="0"/>
          <w:sz w:val="24"/>
          <w:szCs w:val="24"/>
          <w:lang w:val="en-US" w:eastAsia="zh-CN" w:bidi="ar-SA"/>
        </w:rPr>
        <w:t>如果系统比较复杂，例如分成前后台，则可以提供分开的用例图，但是原则上一个系统（例如都是管理系统仅角色不同）应该一个用例图。Xxx用例图，如图1.1所示。</w:t>
      </w:r>
      <w:r>
        <w:commentReference w:id="9"/>
      </w:r>
    </w:p>
    <w:p w14:paraId="3F0D7027">
      <w:pPr>
        <w:pStyle w:val="14"/>
        <w:spacing w:line="360" w:lineRule="auto"/>
      </w:pPr>
      <w:r>
        <w:drawing>
          <wp:inline distT="0" distB="0" distL="114300" distR="114300">
            <wp:extent cx="4936490" cy="3201035"/>
            <wp:effectExtent l="0" t="0" r="698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936490" cy="3201035"/>
                    </a:xfrm>
                    <a:prstGeom prst="rect">
                      <a:avLst/>
                    </a:prstGeom>
                    <a:noFill/>
                    <a:ln>
                      <a:noFill/>
                    </a:ln>
                  </pic:spPr>
                </pic:pic>
              </a:graphicData>
            </a:graphic>
          </wp:inline>
        </w:drawing>
      </w:r>
      <w:r>
        <w:commentReference w:id="10"/>
      </w:r>
    </w:p>
    <w:p w14:paraId="5E1558DF">
      <w:pPr>
        <w:tabs>
          <w:tab w:val="left" w:pos="377"/>
        </w:tabs>
        <w:spacing w:line="440" w:lineRule="exact"/>
        <w:jc w:val="center"/>
        <w:rPr>
          <w:rFonts w:hint="default" w:ascii="Times New Roman" w:hAnsi="Times New Roman" w:eastAsia="黑体" w:cs="Times New Roman"/>
          <w:kern w:val="2"/>
          <w:sz w:val="21"/>
          <w:szCs w:val="21"/>
        </w:rPr>
      </w:pPr>
      <w:r>
        <w:rPr>
          <w:rFonts w:hint="default" w:ascii="Times New Roman" w:hAnsi="Times New Roman" w:eastAsia="黑体" w:cs="Times New Roman"/>
          <w:kern w:val="2"/>
          <w:sz w:val="21"/>
          <w:szCs w:val="21"/>
        </w:rPr>
        <w:t xml:space="preserve">图1.1 </w:t>
      </w:r>
      <w:r>
        <w:rPr>
          <w:rFonts w:hint="default" w:ascii="Times New Roman" w:hAnsi="Times New Roman" w:eastAsia="黑体" w:cs="Times New Roman"/>
          <w:kern w:val="2"/>
          <w:sz w:val="21"/>
          <w:szCs w:val="21"/>
          <w:lang w:val="en-US" w:eastAsia="zh-CN"/>
        </w:rPr>
        <w:t>xxx用例</w:t>
      </w:r>
      <w:r>
        <w:rPr>
          <w:rFonts w:hint="default" w:ascii="Times New Roman" w:hAnsi="Times New Roman" w:eastAsia="黑体" w:cs="Times New Roman"/>
          <w:kern w:val="2"/>
          <w:sz w:val="21"/>
          <w:szCs w:val="21"/>
        </w:rPr>
        <w:t>图</w:t>
      </w:r>
    </w:p>
    <w:p w14:paraId="076A1998">
      <w:pPr>
        <w:pStyle w:val="14"/>
        <w:spacing w:line="360" w:lineRule="auto"/>
        <w:rPr>
          <w:rFonts w:hint="eastAsia"/>
        </w:rPr>
      </w:pPr>
    </w:p>
    <w:p w14:paraId="2F4FF8EE">
      <w:pPr>
        <w:pStyle w:val="14"/>
        <w:keepNext w:val="0"/>
        <w:keepLines w:val="0"/>
        <w:pageBreakBefore w:val="0"/>
        <w:widowControl w:val="0"/>
        <w:kinsoku/>
        <w:wordWrap/>
        <w:overflowPunct/>
        <w:topLinePunct w:val="0"/>
        <w:autoSpaceDE/>
        <w:autoSpaceDN/>
        <w:bidi w:val="0"/>
        <w:adjustRightInd/>
        <w:snapToGrid/>
        <w:spacing w:before="120" w:after="120" w:line="440" w:lineRule="exact"/>
        <w:ind w:left="0" w:leftChars="0" w:firstLine="0" w:firstLineChars="0"/>
        <w:textAlignment w:val="auto"/>
        <w:rPr>
          <w:rFonts w:hint="eastAsia" w:ascii="Times New Roman" w:hAnsi="Times New Roman" w:eastAsia="黑体" w:cs="Times New Roman"/>
          <w:bCs/>
          <w:color w:val="000000" w:themeColor="text1"/>
          <w:kern w:val="0"/>
          <w:sz w:val="24"/>
          <w:szCs w:val="32"/>
          <w:lang w:val="zh-CN" w:eastAsia="zh-CN"/>
          <w14:textFill>
            <w14:solidFill>
              <w14:schemeClr w14:val="tx1"/>
            </w14:solidFill>
          </w14:textFill>
        </w:rPr>
      </w:pPr>
      <w:r>
        <w:rPr>
          <w:rFonts w:hint="eastAsia" w:ascii="Times New Roman" w:hAnsi="Times New Roman" w:eastAsia="黑体" w:cs="Times New Roman"/>
          <w:bCs/>
          <w:color w:val="000000" w:themeColor="text1"/>
          <w:kern w:val="0"/>
          <w:sz w:val="24"/>
          <w:szCs w:val="32"/>
          <w:lang w:val="zh-CN" w:eastAsia="zh-CN"/>
          <w14:textFill>
            <w14:solidFill>
              <w14:schemeClr w14:val="tx1"/>
            </w14:solidFill>
          </w14:textFill>
        </w:rPr>
        <w:t>1.3.2 业务流程图</w:t>
      </w:r>
    </w:p>
    <w:p w14:paraId="71D56F21">
      <w:pPr>
        <w:pStyle w:val="17"/>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default" w:eastAsia="宋体"/>
          <w:color w:val="FF0000"/>
          <w:lang w:val="en-US" w:eastAsia="zh-CN"/>
        </w:rPr>
      </w:pPr>
      <w:r>
        <w:rPr>
          <w:rFonts w:hint="eastAsia"/>
          <w:color w:val="FF0000"/>
          <w:lang w:val="en-US" w:eastAsia="zh-CN"/>
        </w:rPr>
        <w:t>依据上述分析，系统核心业务流程图包含。。。。。。。（类似描述，大家自行发挥）</w:t>
      </w:r>
    </w:p>
    <w:p w14:paraId="1EE2E8B6">
      <w:pPr>
        <w:pStyle w:val="14"/>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体检业务流程图，如图1.9所示。</w:t>
      </w:r>
    </w:p>
    <w:p w14:paraId="5FC0ECFC">
      <w:pPr>
        <w:pStyle w:val="14"/>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宋体" w:hAnsi="宋体" w:eastAsia="宋体" w:cs="宋体"/>
          <w:color w:val="00B050"/>
          <w:sz w:val="24"/>
          <w:szCs w:val="24"/>
          <w:lang w:val="en-US" w:eastAsia="zh-CN"/>
        </w:rPr>
      </w:pPr>
      <w:r>
        <w:rPr>
          <w:rFonts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321945</wp:posOffset>
            </wp:positionH>
            <wp:positionV relativeFrom="paragraph">
              <wp:posOffset>142240</wp:posOffset>
            </wp:positionV>
            <wp:extent cx="4761865" cy="4211955"/>
            <wp:effectExtent l="0" t="0" r="8255" b="952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4761865" cy="4211955"/>
                    </a:xfrm>
                    <a:prstGeom prst="rect">
                      <a:avLst/>
                    </a:prstGeom>
                    <a:noFill/>
                    <a:ln w="9525">
                      <a:noFill/>
                    </a:ln>
                  </pic:spPr>
                </pic:pic>
              </a:graphicData>
            </a:graphic>
          </wp:anchor>
        </w:drawing>
      </w:r>
    </w:p>
    <w:p w14:paraId="0F8B3341">
      <w:pPr>
        <w:pStyle w:val="14"/>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宋体" w:hAnsi="宋体" w:eastAsia="宋体" w:cs="宋体"/>
          <w:color w:val="00B050"/>
          <w:sz w:val="24"/>
          <w:szCs w:val="24"/>
          <w:lang w:val="en-US" w:eastAsia="zh-CN"/>
        </w:rPr>
      </w:pPr>
    </w:p>
    <w:p w14:paraId="3ADA0395">
      <w:pPr>
        <w:rPr>
          <w:rFonts w:hint="eastAsia"/>
          <w:lang w:val="en-US"/>
        </w:rPr>
      </w:pPr>
    </w:p>
    <w:bookmarkEnd w:id="36"/>
    <w:p w14:paraId="6AC8B817">
      <w:pPr>
        <w:rPr>
          <w:rFonts w:hint="eastAsia"/>
        </w:rPr>
      </w:pPr>
      <w:bookmarkStart w:id="38" w:name="_Toc152530312"/>
      <w:bookmarkStart w:id="39" w:name="_Toc97388818"/>
      <w:bookmarkStart w:id="40" w:name="_Toc26721"/>
      <w:bookmarkStart w:id="41" w:name="_Toc19392"/>
      <w:r>
        <w:rPr>
          <w:rFonts w:hint="eastAsia"/>
        </w:rPr>
        <w:br w:type="page"/>
      </w:r>
    </w:p>
    <w:p w14:paraId="6A339FFF">
      <w:pPr>
        <w:pStyle w:val="2"/>
        <w:numPr>
          <w:ilvl w:val="0"/>
          <w:numId w:val="0"/>
        </w:numPr>
        <w:tabs>
          <w:tab w:val="clear" w:pos="432"/>
        </w:tabs>
        <w:rPr>
          <w:rFonts w:ascii="Times New Roman" w:hAnsi="Times New Roman"/>
          <w:kern w:val="0"/>
          <w:szCs w:val="32"/>
        </w:rPr>
      </w:pPr>
      <w:bookmarkStart w:id="42" w:name="_Toc8211"/>
      <w:r>
        <w:rPr>
          <w:rFonts w:hint="default" w:ascii="Times New Roman" w:hAnsi="Times New Roman" w:cs="Times New Roman"/>
        </w:rPr>
        <w:t>2</w:t>
      </w:r>
      <w:r>
        <w:rPr>
          <w:rFonts w:hint="eastAsia" w:ascii="Times New Roman" w:hAnsi="Times New Roman" w:cs="Times New Roman"/>
          <w:lang w:val="en-US" w:eastAsia="zh-CN"/>
        </w:rPr>
        <w:t xml:space="preserve"> </w:t>
      </w:r>
      <w:r>
        <w:rPr>
          <w:rFonts w:hint="eastAsia"/>
        </w:rPr>
        <w:t>系统</w:t>
      </w:r>
      <w:r>
        <w:rPr>
          <w:rFonts w:ascii="Times New Roman" w:hAnsi="Times New Roman"/>
          <w:kern w:val="0"/>
          <w:szCs w:val="32"/>
        </w:rPr>
        <w:t>设计</w:t>
      </w:r>
      <w:bookmarkEnd w:id="38"/>
      <w:bookmarkEnd w:id="42"/>
    </w:p>
    <w:p w14:paraId="06932C13">
      <w:pPr>
        <w:pStyle w:val="5"/>
        <w:numPr>
          <w:ilvl w:val="0"/>
          <w:numId w:val="0"/>
        </w:numPr>
        <w:jc w:val="both"/>
        <w:rPr>
          <w:rFonts w:ascii="Times New Roman"/>
          <w:lang w:val="en-US"/>
        </w:rPr>
      </w:pPr>
      <w:bookmarkStart w:id="43" w:name="_Toc5611"/>
      <w:bookmarkStart w:id="44" w:name="_Toc152530313"/>
      <w:r>
        <w:rPr>
          <w:rFonts w:ascii="Times New Roman"/>
          <w:lang w:val="en-US"/>
        </w:rPr>
        <w:t xml:space="preserve">2.1 </w:t>
      </w:r>
      <w:r>
        <w:rPr>
          <w:rFonts w:hint="eastAsia" w:ascii="Times New Roman"/>
          <w:lang w:val="en-US" w:eastAsia="zh-CN"/>
        </w:rPr>
        <w:t>系统</w:t>
      </w:r>
      <w:r>
        <w:rPr>
          <w:rFonts w:hint="eastAsia" w:ascii="Times New Roman"/>
          <w:lang w:val="en-US"/>
        </w:rPr>
        <w:t>功能设计</w:t>
      </w:r>
      <w:bookmarkEnd w:id="43"/>
      <w:bookmarkEnd w:id="44"/>
    </w:p>
    <w:p w14:paraId="221B09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bookmarkStart w:id="45" w:name="_Toc152530314"/>
      <w:r>
        <w:rPr>
          <w:rFonts w:hint="eastAsia" w:ascii="宋体" w:hAnsi="宋体" w:eastAsia="宋体" w:cs="宋体"/>
          <w:color w:val="FF0000"/>
          <w:sz w:val="24"/>
          <w:szCs w:val="24"/>
          <w:lang w:val="en-US" w:eastAsia="zh-CN"/>
        </w:rPr>
        <w:t>根据</w:t>
      </w:r>
      <w:r>
        <w:rPr>
          <w:rFonts w:hint="eastAsia" w:ascii="宋体" w:hAnsi="宋体" w:eastAsia="宋体" w:cs="宋体"/>
          <w:color w:val="FF0000"/>
          <w:sz w:val="24"/>
          <w:szCs w:val="24"/>
        </w:rPr>
        <w:t>拆分后的功能需求，定义软件的功能结构。</w:t>
      </w:r>
      <w:r>
        <w:rPr>
          <w:rFonts w:hint="eastAsia" w:ascii="宋体" w:hAnsi="宋体" w:eastAsia="宋体" w:cs="宋体"/>
          <w:color w:val="FF0000"/>
          <w:sz w:val="24"/>
          <w:szCs w:val="24"/>
          <w:lang w:val="en-US" w:eastAsia="zh-CN"/>
        </w:rPr>
        <w:t>简单描述</w:t>
      </w:r>
      <w:r>
        <w:rPr>
          <w:rFonts w:hint="eastAsia" w:ascii="宋体" w:hAnsi="宋体" w:eastAsia="宋体" w:cs="宋体"/>
          <w:color w:val="FF0000"/>
          <w:sz w:val="24"/>
          <w:szCs w:val="24"/>
        </w:rPr>
        <w:t>各功能模块及其之间的交互关系</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如果系统有多种角色，角色有明显功能区分，可以按照角色划分</w:t>
      </w:r>
      <w:r>
        <w:rPr>
          <w:rFonts w:hint="eastAsia" w:ascii="宋体" w:hAnsi="宋体" w:eastAsia="宋体" w:cs="宋体"/>
          <w:color w:val="FF0000"/>
          <w:sz w:val="24"/>
          <w:szCs w:val="24"/>
        </w:rPr>
        <w:t>。</w:t>
      </w:r>
      <w:r>
        <w:rPr>
          <w:rFonts w:hint="eastAsia" w:ascii="宋体" w:hAnsi="宋体" w:eastAsia="宋体" w:cs="宋体"/>
          <w:color w:val="FF0000"/>
          <w:sz w:val="24"/>
          <w:szCs w:val="24"/>
          <w:lang w:val="en-US" w:eastAsia="zh-CN"/>
        </w:rPr>
        <w:t>2.1节最后绘制</w:t>
      </w:r>
      <w:r>
        <w:rPr>
          <w:rFonts w:hint="eastAsia" w:ascii="宋体" w:hAnsi="宋体" w:eastAsia="宋体" w:cs="宋体"/>
          <w:color w:val="FF0000"/>
          <w:sz w:val="24"/>
          <w:szCs w:val="24"/>
        </w:rPr>
        <w:t>工具如模块化图。</w:t>
      </w:r>
    </w:p>
    <w:p w14:paraId="7F714032">
      <w:pPr>
        <w:pStyle w:val="6"/>
        <w:keepNext/>
        <w:keepLines/>
        <w:pageBreakBefore w:val="0"/>
        <w:widowControl/>
        <w:numPr>
          <w:ilvl w:val="2"/>
          <w:numId w:val="0"/>
        </w:numPr>
        <w:tabs>
          <w:tab w:val="left" w:pos="432"/>
          <w:tab w:val="clear" w:pos="720"/>
        </w:tabs>
        <w:kinsoku/>
        <w:wordWrap/>
        <w:overflowPunct/>
        <w:topLinePunct w:val="0"/>
        <w:autoSpaceDE/>
        <w:autoSpaceDN/>
        <w:bidi w:val="0"/>
        <w:adjustRightInd/>
        <w:snapToGrid/>
        <w:spacing w:before="120" w:beforeLines="0" w:after="120" w:afterLines="0" w:line="440" w:lineRule="exact"/>
        <w:ind w:leftChars="0"/>
        <w:jc w:val="left"/>
        <w:textAlignment w:val="auto"/>
        <w:rPr>
          <w:rFonts w:hint="eastAsia" w:ascii="Times New Roman" w:hAnsi="Times New Roman" w:eastAsia="黑体"/>
          <w:b w:val="0"/>
          <w:color w:val="FF0000"/>
          <w:kern w:val="0"/>
          <w:sz w:val="24"/>
          <w:lang w:eastAsia="zh-CN"/>
        </w:rPr>
      </w:pPr>
      <w:bookmarkStart w:id="46" w:name="_Toc152593068"/>
      <w:bookmarkStart w:id="47" w:name="_Toc165626467"/>
      <w:bookmarkStart w:id="48" w:name="_Toc165725895"/>
      <w:bookmarkStart w:id="49" w:name="_Toc167441293"/>
      <w:bookmarkStart w:id="50" w:name="_Toc13359"/>
      <w:r>
        <w:rPr>
          <w:rFonts w:ascii="Times New Roman" w:hAnsi="Times New Roman" w:eastAsia="黑体"/>
          <w:b w:val="0"/>
          <w:color w:val="FF0000"/>
          <w:kern w:val="0"/>
          <w:sz w:val="24"/>
        </w:rPr>
        <w:t xml:space="preserve">2.1.1 </w:t>
      </w:r>
      <w:r>
        <w:rPr>
          <w:rFonts w:hint="eastAsia" w:ascii="Times New Roman" w:hAnsi="Times New Roman" w:eastAsia="黑体"/>
          <w:b w:val="0"/>
          <w:color w:val="FF0000"/>
          <w:kern w:val="0"/>
          <w:sz w:val="24"/>
          <w:lang w:val="en-US" w:eastAsia="zh-CN"/>
        </w:rPr>
        <w:t>XXXX</w:t>
      </w:r>
      <w:r>
        <w:rPr>
          <w:rFonts w:hint="eastAsia" w:ascii="Times New Roman"/>
          <w:b w:val="0"/>
          <w:color w:val="FF0000"/>
          <w:kern w:val="0"/>
          <w:sz w:val="24"/>
          <w:lang w:val="en-US" w:eastAsia="zh-CN"/>
        </w:rPr>
        <w:t>（角色名）</w:t>
      </w:r>
      <w:r>
        <w:rPr>
          <w:rFonts w:ascii="Times New Roman" w:hAnsi="Times New Roman" w:eastAsia="黑体"/>
          <w:b w:val="0"/>
          <w:color w:val="FF0000"/>
          <w:kern w:val="0"/>
          <w:sz w:val="24"/>
        </w:rPr>
        <w:t>模块</w:t>
      </w:r>
      <w:bookmarkEnd w:id="46"/>
      <w:bookmarkEnd w:id="47"/>
      <w:bookmarkEnd w:id="48"/>
      <w:bookmarkEnd w:id="49"/>
      <w:r>
        <w:rPr>
          <w:rFonts w:ascii="Times New Roman" w:hAnsi="Times New Roman" w:eastAsia="黑体"/>
          <w:b w:val="0"/>
          <w:color w:val="FF0000"/>
          <w:kern w:val="0"/>
          <w:sz w:val="24"/>
        </w:rPr>
        <w:t xml:space="preserve"> </w:t>
      </w:r>
      <w:r>
        <w:rPr>
          <w:rFonts w:hint="eastAsia" w:ascii="Times New Roman" w:hAnsi="Times New Roman" w:eastAsia="黑体"/>
          <w:b w:val="0"/>
          <w:color w:val="FF0000"/>
          <w:kern w:val="0"/>
          <w:sz w:val="24"/>
          <w:lang w:eastAsia="zh-CN"/>
        </w:rPr>
        <w:t>（</w:t>
      </w:r>
      <w:r>
        <w:rPr>
          <w:rFonts w:hint="eastAsia" w:ascii="Times New Roman" w:hAnsi="Times New Roman" w:eastAsia="黑体"/>
          <w:b w:val="0"/>
          <w:color w:val="FF0000"/>
          <w:kern w:val="0"/>
          <w:sz w:val="24"/>
          <w:lang w:val="en-US" w:eastAsia="zh-CN"/>
        </w:rPr>
        <w:t>每个模块的功能介绍和说明</w:t>
      </w:r>
      <w:r>
        <w:rPr>
          <w:rFonts w:hint="eastAsia" w:ascii="Times New Roman" w:hAnsi="Times New Roman" w:eastAsia="黑体"/>
          <w:b w:val="0"/>
          <w:color w:val="FF0000"/>
          <w:kern w:val="0"/>
          <w:sz w:val="24"/>
          <w:lang w:eastAsia="zh-CN"/>
        </w:rPr>
        <w:t>）</w:t>
      </w:r>
      <w:bookmarkEnd w:id="50"/>
    </w:p>
    <w:p w14:paraId="5D1A53FE">
      <w:pPr>
        <w:spacing w:line="440" w:lineRule="exact"/>
        <w:ind w:firstLine="480" w:firstLineChars="200"/>
        <w:rPr>
          <w:rFonts w:hint="default"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zh-CN"/>
        </w:rPr>
        <w:t xml:space="preserve">1. </w:t>
      </w:r>
      <w:r>
        <w:rPr>
          <w:rFonts w:hint="eastAsia" w:ascii="Times New Roman" w:hAnsi="Times New Roman" w:eastAsia="宋体"/>
          <w:color w:val="FF0000"/>
          <w:sz w:val="24"/>
          <w:szCs w:val="24"/>
          <w:lang w:val="en-US" w:eastAsia="zh-CN"/>
        </w:rPr>
        <w:t>XXXX</w:t>
      </w:r>
    </w:p>
    <w:p w14:paraId="1BBC4BCE">
      <w:pPr>
        <w:spacing w:line="440" w:lineRule="exact"/>
        <w:ind w:firstLine="480" w:firstLineChars="200"/>
        <w:rPr>
          <w:rFonts w:hint="default"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zh-CN"/>
        </w:rPr>
        <w:t xml:space="preserve">2. </w:t>
      </w:r>
      <w:r>
        <w:rPr>
          <w:rFonts w:hint="eastAsia" w:ascii="Times New Roman" w:hAnsi="Times New Roman" w:eastAsia="宋体"/>
          <w:color w:val="FF0000"/>
          <w:sz w:val="24"/>
          <w:szCs w:val="24"/>
          <w:lang w:val="en-US" w:eastAsia="zh-CN"/>
        </w:rPr>
        <w:t>XXXXX</w:t>
      </w:r>
    </w:p>
    <w:p w14:paraId="28CF1D47">
      <w:pPr>
        <w:spacing w:line="440" w:lineRule="exact"/>
        <w:ind w:firstLine="480" w:firstLineChars="200"/>
        <w:rPr>
          <w:rFonts w:ascii="Times New Roman" w:hAnsi="Times New Roman" w:eastAsia="宋体"/>
          <w:color w:val="FF0000"/>
          <w:sz w:val="24"/>
          <w:szCs w:val="24"/>
          <w:lang w:val="zh-CN"/>
        </w:rPr>
      </w:pPr>
    </w:p>
    <w:p w14:paraId="2CA2F33A">
      <w:pPr>
        <w:pStyle w:val="6"/>
        <w:keepNext/>
        <w:keepLines/>
        <w:pageBreakBefore w:val="0"/>
        <w:widowControl/>
        <w:numPr>
          <w:ilvl w:val="2"/>
          <w:numId w:val="0"/>
        </w:numPr>
        <w:tabs>
          <w:tab w:val="left" w:pos="432"/>
          <w:tab w:val="clear" w:pos="720"/>
        </w:tabs>
        <w:kinsoku/>
        <w:wordWrap/>
        <w:overflowPunct/>
        <w:topLinePunct w:val="0"/>
        <w:autoSpaceDE/>
        <w:autoSpaceDN/>
        <w:bidi w:val="0"/>
        <w:adjustRightInd/>
        <w:snapToGrid/>
        <w:spacing w:before="120" w:beforeLines="0" w:after="120" w:afterLines="0" w:line="440" w:lineRule="exact"/>
        <w:ind w:leftChars="0"/>
        <w:jc w:val="left"/>
        <w:textAlignment w:val="auto"/>
        <w:rPr>
          <w:rFonts w:ascii="Times New Roman" w:hAnsi="Times New Roman" w:eastAsia="黑体"/>
          <w:b w:val="0"/>
          <w:color w:val="FF0000"/>
          <w:kern w:val="0"/>
          <w:sz w:val="24"/>
        </w:rPr>
      </w:pPr>
      <w:bookmarkStart w:id="51" w:name="_Toc152530315"/>
      <w:bookmarkStart w:id="52" w:name="_Toc152593069"/>
      <w:bookmarkStart w:id="53" w:name="_Toc165626468"/>
      <w:bookmarkStart w:id="54" w:name="_Toc165725896"/>
      <w:bookmarkStart w:id="55" w:name="_Toc167441294"/>
      <w:bookmarkStart w:id="56" w:name="_Toc7918"/>
      <w:r>
        <w:rPr>
          <w:rFonts w:ascii="Times New Roman" w:hAnsi="Times New Roman" w:eastAsia="黑体"/>
          <w:b w:val="0"/>
          <w:color w:val="FF0000"/>
          <w:kern w:val="0"/>
          <w:sz w:val="24"/>
        </w:rPr>
        <w:t>2.1.2</w:t>
      </w:r>
      <w:r>
        <w:rPr>
          <w:rFonts w:hint="eastAsia" w:ascii="Times New Roman" w:hAnsi="Times New Roman" w:eastAsia="黑体"/>
          <w:b w:val="0"/>
          <w:color w:val="FF0000"/>
          <w:kern w:val="0"/>
          <w:sz w:val="24"/>
        </w:rPr>
        <w:t xml:space="preserve"> </w:t>
      </w:r>
      <w:bookmarkEnd w:id="51"/>
      <w:bookmarkEnd w:id="52"/>
      <w:bookmarkEnd w:id="53"/>
      <w:bookmarkEnd w:id="54"/>
      <w:bookmarkEnd w:id="55"/>
      <w:r>
        <w:rPr>
          <w:rFonts w:hint="eastAsia" w:ascii="Times New Roman" w:hAnsi="Times New Roman" w:eastAsia="黑体"/>
          <w:b w:val="0"/>
          <w:color w:val="FF0000"/>
          <w:kern w:val="0"/>
          <w:sz w:val="24"/>
          <w:lang w:val="en-US" w:eastAsia="zh-CN"/>
        </w:rPr>
        <w:t>XXX模块</w:t>
      </w:r>
      <w:bookmarkEnd w:id="56"/>
      <w:r>
        <w:rPr>
          <w:rFonts w:ascii="Times New Roman" w:hAnsi="Times New Roman" w:eastAsia="黑体"/>
          <w:b w:val="0"/>
          <w:color w:val="FF0000"/>
          <w:kern w:val="0"/>
          <w:sz w:val="24"/>
        </w:rPr>
        <w:t xml:space="preserve"> </w:t>
      </w:r>
    </w:p>
    <w:p w14:paraId="0259C806">
      <w:pPr>
        <w:spacing w:line="440" w:lineRule="exact"/>
        <w:ind w:firstLine="480" w:firstLineChars="200"/>
        <w:rPr>
          <w:rFonts w:ascii="Times New Roman" w:hAnsi="Times New Roman" w:eastAsia="宋体"/>
          <w:color w:val="FF0000"/>
          <w:sz w:val="24"/>
          <w:szCs w:val="24"/>
          <w:lang w:val="zh-CN"/>
        </w:rPr>
      </w:pPr>
      <w:r>
        <w:rPr>
          <w:rFonts w:hint="eastAsia" w:ascii="Times New Roman" w:hAnsi="Times New Roman" w:eastAsia="宋体"/>
          <w:color w:val="FF0000"/>
          <w:sz w:val="24"/>
          <w:szCs w:val="24"/>
          <w:lang w:val="zh-CN"/>
        </w:rPr>
        <w:t xml:space="preserve">1. </w:t>
      </w:r>
      <w:r>
        <w:rPr>
          <w:rFonts w:hint="eastAsia" w:ascii="Times New Roman" w:hAnsi="Times New Roman" w:eastAsia="宋体"/>
          <w:color w:val="FF0000"/>
          <w:sz w:val="24"/>
          <w:szCs w:val="24"/>
          <w:lang w:val="en-US" w:eastAsia="zh-CN"/>
        </w:rPr>
        <w:t>XXXX</w:t>
      </w:r>
    </w:p>
    <w:p w14:paraId="75D9ED8B">
      <w:pPr>
        <w:spacing w:line="440" w:lineRule="exact"/>
        <w:ind w:firstLine="480" w:firstLineChars="200"/>
        <w:rPr>
          <w:rFonts w:hint="eastAsia"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zh-CN"/>
        </w:rPr>
        <w:t xml:space="preserve">2. </w:t>
      </w:r>
      <w:r>
        <w:rPr>
          <w:rFonts w:hint="eastAsia" w:ascii="Times New Roman" w:hAnsi="Times New Roman" w:eastAsia="宋体"/>
          <w:color w:val="FF0000"/>
          <w:sz w:val="24"/>
          <w:szCs w:val="24"/>
          <w:lang w:val="en-US" w:eastAsia="zh-CN"/>
        </w:rPr>
        <w:t>XXXX</w:t>
      </w:r>
    </w:p>
    <w:p w14:paraId="14075568">
      <w:pPr>
        <w:pStyle w:val="14"/>
        <w:rPr>
          <w:rFonts w:hint="default"/>
          <w:lang w:val="en-US" w:eastAsia="zh-CN"/>
        </w:rPr>
      </w:pPr>
    </w:p>
    <w:p w14:paraId="146508F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ascii="Times New Roman" w:hAnsi="Times New Roman" w:eastAsia="宋体"/>
          <w:sz w:val="24"/>
          <w:szCs w:val="24"/>
          <w:lang w:val="zh-CN"/>
        </w:rPr>
      </w:pPr>
      <w:r>
        <w:rPr>
          <w:rFonts w:hint="eastAsia" w:ascii="Times New Roman" w:hAnsi="Times New Roman" w:eastAsia="宋体"/>
          <w:color w:val="FF0000"/>
          <w:sz w:val="24"/>
          <w:szCs w:val="24"/>
          <w:lang w:val="en-US" w:eastAsia="zh-CN"/>
        </w:rPr>
        <w:t>XXXXX</w:t>
      </w:r>
      <w:r>
        <w:rPr>
          <w:rFonts w:hint="eastAsia" w:ascii="Times New Roman" w:hAnsi="Times New Roman" w:eastAsia="宋体"/>
          <w:color w:val="FF0000"/>
          <w:sz w:val="24"/>
          <w:szCs w:val="24"/>
          <w:lang w:val="zh-CN"/>
        </w:rPr>
        <w:t>系统功能模块图，如图2.1所示（</w:t>
      </w:r>
      <w:ins w:id="0" w:author="小新" w:date="2025-02-18T18:27:33Z">
        <w:r>
          <w:rPr>
            <w:rFonts w:hint="eastAsia" w:ascii="Times New Roman" w:hAnsi="Times New Roman" w:eastAsia="宋体"/>
            <w:color w:val="FF0000"/>
            <w:sz w:val="24"/>
            <w:szCs w:val="24"/>
            <w:lang w:val="en-US" w:eastAsia="zh-CN"/>
          </w:rPr>
          <w:t xml:space="preserve"> </w:t>
        </w:r>
      </w:ins>
      <w:r>
        <w:rPr>
          <w:rFonts w:hint="eastAsia" w:ascii="Times New Roman" w:hAnsi="Times New Roman" w:eastAsia="宋体"/>
          <w:color w:val="FF0000"/>
          <w:sz w:val="24"/>
          <w:szCs w:val="24"/>
          <w:lang w:val="en-US" w:eastAsia="zh-CN"/>
        </w:rPr>
        <w:t>图不要分级太多，如果有较多模块可以合并成一个</w:t>
      </w:r>
      <w:r>
        <w:rPr>
          <w:rFonts w:hint="eastAsia" w:ascii="Times New Roman" w:hAnsi="Times New Roman" w:eastAsia="宋体"/>
          <w:color w:val="FF0000"/>
          <w:sz w:val="24"/>
          <w:szCs w:val="24"/>
          <w:lang w:val="zh-CN"/>
        </w:rPr>
        <w:t>）。</w:t>
      </w:r>
    </w:p>
    <w:p w14:paraId="03168B16">
      <w:pPr>
        <w:pStyle w:val="1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0" distR="0">
            <wp:extent cx="5725160" cy="2564765"/>
            <wp:effectExtent l="0" t="0" r="8890" b="6985"/>
            <wp:docPr id="1782573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73979" name="图片 1"/>
                    <pic:cNvPicPr>
                      <a:picLocks noChangeAspect="1"/>
                    </pic:cNvPicPr>
                  </pic:nvPicPr>
                  <pic:blipFill>
                    <a:blip r:embed="rId14"/>
                    <a:srcRect t="8674"/>
                    <a:stretch>
                      <a:fillRect/>
                    </a:stretch>
                  </pic:blipFill>
                  <pic:spPr>
                    <a:xfrm>
                      <a:off x="0" y="0"/>
                      <a:ext cx="5788272" cy="2593244"/>
                    </a:xfrm>
                    <a:prstGeom prst="rect">
                      <a:avLst/>
                    </a:prstGeom>
                    <a:ln>
                      <a:noFill/>
                    </a:ln>
                  </pic:spPr>
                </pic:pic>
              </a:graphicData>
            </a:graphic>
          </wp:inline>
        </w:drawing>
      </w:r>
    </w:p>
    <w:p w14:paraId="12E26ED0">
      <w:pPr>
        <w:pStyle w:val="14"/>
        <w:spacing w:line="440" w:lineRule="exact"/>
        <w:ind w:firstLine="0" w:firstLineChars="0"/>
        <w:jc w:val="center"/>
        <w:rPr>
          <w:rFonts w:eastAsia="黑体"/>
        </w:rPr>
      </w:pPr>
      <w:r>
        <w:rPr>
          <w:rFonts w:eastAsia="黑体"/>
        </w:rPr>
        <w:t>图</w:t>
      </w:r>
      <w:r>
        <w:rPr>
          <w:rFonts w:ascii="Times New Roman" w:hAnsi="Times New Roman" w:eastAsia="黑体"/>
        </w:rPr>
        <w:t>2.1</w:t>
      </w:r>
      <w:r>
        <w:rPr>
          <w:rFonts w:eastAsia="黑体"/>
        </w:rPr>
        <w:t xml:space="preserve"> </w:t>
      </w:r>
      <w:r>
        <w:rPr>
          <w:rFonts w:hint="eastAsia" w:eastAsia="黑体"/>
        </w:rPr>
        <w:t>万睿企业用电管理系统功能模块图</w:t>
      </w:r>
    </w:p>
    <w:p w14:paraId="13C1CE4D">
      <w:pPr>
        <w:pStyle w:val="5"/>
        <w:numPr>
          <w:ilvl w:val="1"/>
          <w:numId w:val="0"/>
        </w:numPr>
        <w:ind w:leftChars="0"/>
        <w:jc w:val="left"/>
        <w:rPr>
          <w:rFonts w:ascii="Times New Roman"/>
        </w:rPr>
      </w:pPr>
      <w:bookmarkStart w:id="57" w:name="_Toc152530316"/>
      <w:bookmarkStart w:id="58" w:name="_Toc165725897"/>
      <w:bookmarkStart w:id="59" w:name="_Toc152593070"/>
      <w:bookmarkStart w:id="60" w:name="_Toc167441295"/>
      <w:bookmarkStart w:id="61" w:name="_Toc32577"/>
      <w:bookmarkStart w:id="62" w:name="_Toc165626469"/>
      <w:r>
        <w:rPr>
          <w:rFonts w:ascii="Times New Roman"/>
        </w:rPr>
        <w:t xml:space="preserve">2.2 </w:t>
      </w:r>
      <w:r>
        <w:rPr>
          <w:rFonts w:hint="eastAsia" w:ascii="Times New Roman"/>
        </w:rPr>
        <w:t>逻辑结构设计</w:t>
      </w:r>
      <w:bookmarkEnd w:id="57"/>
      <w:bookmarkEnd w:id="58"/>
      <w:bookmarkEnd w:id="59"/>
      <w:bookmarkEnd w:id="60"/>
      <w:bookmarkEnd w:id="61"/>
      <w:bookmarkEnd w:id="62"/>
    </w:p>
    <w:p w14:paraId="557EE9E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zh-CN"/>
        </w:rPr>
        <w:t>系统逻辑结构图是用来描述系统内各组成部分之间的逻辑关系和数据流向，</w:t>
      </w:r>
      <w:r>
        <w:rPr>
          <w:rFonts w:hint="eastAsia" w:ascii="Times New Roman" w:hAnsi="Times New Roman" w:eastAsia="宋体"/>
          <w:color w:val="FF0000"/>
          <w:sz w:val="24"/>
          <w:szCs w:val="24"/>
          <w:lang w:val="en-US" w:eastAsia="zh-CN"/>
        </w:rPr>
        <w:t>描述各个层主要组件或者模块的作用，采用的技术。分析并确定这些组件之间的数据流向和协作方式。</w:t>
      </w:r>
    </w:p>
    <w:p w14:paraId="7808AF8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color w:val="00B050"/>
          <w:sz w:val="24"/>
          <w:szCs w:val="24"/>
          <w:lang w:val="en-US" w:eastAsia="zh-CN"/>
        </w:rPr>
      </w:pPr>
      <w:r>
        <w:rPr>
          <w:rFonts w:hint="eastAsia" w:ascii="宋体" w:hAnsi="宋体" w:eastAsia="宋体" w:cs="宋体"/>
          <w:color w:val="00B050"/>
          <w:sz w:val="24"/>
          <w:szCs w:val="24"/>
          <w:lang w:val="en-US" w:eastAsia="zh-CN"/>
        </w:rPr>
        <w:t>举例：</w:t>
      </w:r>
    </w:p>
    <w:p w14:paraId="0D1414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00B050"/>
          <w:sz w:val="24"/>
          <w:szCs w:val="24"/>
          <w:lang w:val="zh-CN"/>
        </w:rPr>
      </w:pPr>
      <w:r>
        <w:rPr>
          <w:rFonts w:hint="eastAsia" w:ascii="宋体" w:hAnsi="宋体" w:eastAsia="宋体" w:cs="宋体"/>
          <w:color w:val="00B050"/>
          <w:sz w:val="24"/>
          <w:szCs w:val="24"/>
          <w:lang w:val="zh-CN"/>
        </w:rPr>
        <w:t>系统逻辑结构图，如图2.2所示。</w:t>
      </w:r>
      <w:r>
        <w:commentReference w:id="11"/>
      </w:r>
    </w:p>
    <w:p w14:paraId="567471DD">
      <w:pPr>
        <w:pStyle w:val="1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5269865" cy="3745865"/>
            <wp:effectExtent l="0" t="0" r="317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69865" cy="3745865"/>
                    </a:xfrm>
                    <a:prstGeom prst="rect">
                      <a:avLst/>
                    </a:prstGeom>
                    <a:noFill/>
                    <a:ln>
                      <a:noFill/>
                    </a:ln>
                  </pic:spPr>
                </pic:pic>
              </a:graphicData>
            </a:graphic>
          </wp:inline>
        </w:drawing>
      </w:r>
    </w:p>
    <w:p w14:paraId="293FF502">
      <w:pPr>
        <w:pStyle w:val="14"/>
        <w:spacing w:line="440" w:lineRule="exact"/>
        <w:ind w:firstLine="0" w:firstLineChars="0"/>
        <w:jc w:val="center"/>
      </w:pPr>
      <w:r>
        <w:rPr>
          <w:rFonts w:ascii="黑体" w:hAnsi="黑体" w:eastAsia="黑体"/>
        </w:rPr>
        <w:t>图</w:t>
      </w:r>
      <w:r>
        <w:rPr>
          <w:rFonts w:ascii="Times New Roman" w:hAnsi="Times New Roman" w:eastAsia="黑体"/>
        </w:rPr>
        <w:t>2.</w:t>
      </w:r>
      <w:r>
        <w:rPr>
          <w:rFonts w:hint="eastAsia" w:ascii="Times New Roman" w:hAnsi="Times New Roman" w:eastAsia="黑体"/>
        </w:rPr>
        <w:t>2</w:t>
      </w:r>
      <w:r>
        <w:rPr>
          <w:rFonts w:hint="eastAsia" w:ascii="黑体" w:hAnsi="黑体" w:eastAsia="黑体"/>
        </w:rPr>
        <w:t>系统逻辑结构图</w:t>
      </w:r>
    </w:p>
    <w:p w14:paraId="7482B8E6">
      <w:pPr>
        <w:pStyle w:val="5"/>
        <w:numPr>
          <w:ilvl w:val="1"/>
          <w:numId w:val="0"/>
        </w:numPr>
        <w:ind w:leftChars="0"/>
        <w:jc w:val="left"/>
        <w:rPr>
          <w:rFonts w:ascii="Times New Roman"/>
        </w:rPr>
      </w:pPr>
      <w:bookmarkStart w:id="63" w:name="_Toc26885"/>
      <w:bookmarkStart w:id="64" w:name="_Toc8975"/>
      <w:bookmarkStart w:id="65" w:name="_Toc165725898"/>
      <w:bookmarkStart w:id="66" w:name="_Toc165626470"/>
      <w:bookmarkStart w:id="67" w:name="_Toc167441296"/>
      <w:bookmarkStart w:id="68" w:name="_Toc152530317"/>
      <w:bookmarkStart w:id="69" w:name="_Toc152593071"/>
      <w:r>
        <w:rPr>
          <w:rFonts w:ascii="Times New Roman"/>
        </w:rPr>
        <w:t>2.3 数据库设计</w:t>
      </w:r>
      <w:bookmarkEnd w:id="63"/>
      <w:bookmarkEnd w:id="64"/>
      <w:bookmarkEnd w:id="65"/>
      <w:bookmarkEnd w:id="66"/>
      <w:bookmarkEnd w:id="67"/>
      <w:bookmarkEnd w:id="68"/>
      <w:bookmarkEnd w:id="69"/>
    </w:p>
    <w:p w14:paraId="55FC47F7">
      <w:pPr>
        <w:pStyle w:val="6"/>
        <w:keepNext/>
        <w:keepLines/>
        <w:pageBreakBefore w:val="0"/>
        <w:widowControl/>
        <w:numPr>
          <w:ilvl w:val="2"/>
          <w:numId w:val="0"/>
        </w:numPr>
        <w:tabs>
          <w:tab w:val="left" w:pos="432"/>
          <w:tab w:val="clear" w:pos="720"/>
        </w:tabs>
        <w:kinsoku/>
        <w:wordWrap/>
        <w:overflowPunct/>
        <w:topLinePunct w:val="0"/>
        <w:autoSpaceDE/>
        <w:autoSpaceDN/>
        <w:bidi w:val="0"/>
        <w:adjustRightInd/>
        <w:snapToGrid/>
        <w:spacing w:before="120" w:beforeLines="0" w:after="120" w:afterLines="0" w:line="440" w:lineRule="exact"/>
        <w:ind w:leftChars="0"/>
        <w:jc w:val="left"/>
        <w:textAlignment w:val="auto"/>
        <w:rPr>
          <w:rFonts w:ascii="Times New Roman" w:hAnsi="Times New Roman" w:eastAsia="黑体"/>
          <w:b w:val="0"/>
          <w:color w:val="000000" w:themeColor="text1"/>
          <w:kern w:val="0"/>
          <w:sz w:val="24"/>
          <w14:textFill>
            <w14:solidFill>
              <w14:schemeClr w14:val="tx1"/>
            </w14:solidFill>
          </w14:textFill>
        </w:rPr>
      </w:pPr>
      <w:bookmarkStart w:id="70" w:name="_Toc167441297"/>
      <w:bookmarkStart w:id="71" w:name="_Toc165725899"/>
      <w:bookmarkStart w:id="72" w:name="_Toc1582"/>
      <w:r>
        <w:rPr>
          <w:rFonts w:ascii="Times New Roman" w:hAnsi="Times New Roman" w:eastAsia="黑体"/>
          <w:b w:val="0"/>
          <w:color w:val="000000" w:themeColor="text1"/>
          <w:kern w:val="0"/>
          <w:sz w:val="24"/>
          <w14:textFill>
            <w14:solidFill>
              <w14:schemeClr w14:val="tx1"/>
            </w14:solidFill>
          </w14:textFill>
        </w:rPr>
        <w:t>2.</w:t>
      </w:r>
      <w:r>
        <w:rPr>
          <w:rFonts w:hint="eastAsia" w:ascii="Times New Roman" w:hAnsi="Times New Roman" w:eastAsia="黑体"/>
          <w:b w:val="0"/>
          <w:color w:val="000000" w:themeColor="text1"/>
          <w:kern w:val="0"/>
          <w:sz w:val="24"/>
          <w14:textFill>
            <w14:solidFill>
              <w14:schemeClr w14:val="tx1"/>
            </w14:solidFill>
          </w14:textFill>
        </w:rPr>
        <w:t>3.1 概念结构设计</w:t>
      </w:r>
      <w:bookmarkEnd w:id="70"/>
      <w:bookmarkEnd w:id="71"/>
      <w:bookmarkEnd w:id="72"/>
    </w:p>
    <w:p w14:paraId="4A61A4AC">
      <w:pPr>
        <w:spacing w:line="440" w:lineRule="exact"/>
        <w:ind w:firstLine="480" w:firstLineChars="200"/>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w:t>
      </w:r>
      <w:r>
        <w:rPr>
          <w:rFonts w:hint="eastAsia" w:ascii="Times New Roman" w:hAnsi="Times New Roman" w:eastAsia="宋体"/>
          <w:sz w:val="24"/>
          <w:szCs w:val="24"/>
          <w:lang w:val="zh-CN"/>
        </w:rPr>
        <w:t>数据库E</w:t>
      </w:r>
      <w:r>
        <w:rPr>
          <w:rFonts w:hint="eastAsia" w:ascii="Times New Roman" w:hAnsi="Times New Roman" w:eastAsia="宋体"/>
          <w:sz w:val="24"/>
          <w:szCs w:val="24"/>
          <w:lang w:val="en-US" w:eastAsia="zh-CN"/>
        </w:rPr>
        <w:t>-</w:t>
      </w:r>
      <w:r>
        <w:rPr>
          <w:rFonts w:ascii="Times New Roman" w:hAnsi="Times New Roman" w:eastAsia="宋体"/>
          <w:sz w:val="24"/>
          <w:szCs w:val="24"/>
          <w:lang w:val="zh-CN"/>
        </w:rPr>
        <w:t>R</w:t>
      </w:r>
      <w:r>
        <w:rPr>
          <w:rFonts w:hint="eastAsia" w:ascii="Times New Roman" w:hAnsi="Times New Roman" w:eastAsia="宋体"/>
          <w:sz w:val="24"/>
          <w:szCs w:val="24"/>
          <w:lang w:val="zh-CN"/>
        </w:rPr>
        <w:t>图，如图2</w:t>
      </w:r>
      <w:r>
        <w:rPr>
          <w:rFonts w:ascii="Times New Roman" w:hAnsi="Times New Roman" w:eastAsia="宋体"/>
          <w:sz w:val="24"/>
          <w:szCs w:val="24"/>
          <w:lang w:val="zh-CN"/>
        </w:rPr>
        <w:t>.</w:t>
      </w:r>
      <w:r>
        <w:rPr>
          <w:rFonts w:hint="eastAsia" w:ascii="Times New Roman" w:hAnsi="Times New Roman" w:eastAsia="宋体"/>
          <w:sz w:val="24"/>
          <w:szCs w:val="24"/>
          <w:lang w:val="zh-CN"/>
        </w:rPr>
        <w:t>3所示</w:t>
      </w:r>
      <w:r>
        <w:rPr>
          <w:rFonts w:hint="eastAsia" w:ascii="Times New Roman" w:hAnsi="Times New Roman" w:eastAsia="宋体"/>
          <w:color w:val="FF0000"/>
          <w:sz w:val="24"/>
          <w:szCs w:val="24"/>
          <w:lang w:val="zh-CN"/>
        </w:rPr>
        <w:t>（</w:t>
      </w:r>
      <w:r>
        <w:rPr>
          <w:rFonts w:hint="eastAsia" w:ascii="Times New Roman" w:hAnsi="Times New Roman" w:eastAsia="宋体"/>
          <w:color w:val="FF0000"/>
          <w:sz w:val="24"/>
          <w:szCs w:val="24"/>
          <w:lang w:val="en-US" w:eastAsia="zh-CN"/>
        </w:rPr>
        <w:t>E-R图中应该绘制主要的实体及实体属性，注意实体和实体之间的关系，常见的关系包括1对多，M对N。注意不要把角色用例图和ER图混淆，例如管理员管理用户，这两个之间是没有实体关系的。部分实体和实体之间应该有一定关系，如果全是孤立的实体，就需要考虑系统需求调研和设计是否合理）。</w:t>
      </w:r>
    </w:p>
    <w:p w14:paraId="1EF74170">
      <w:pPr>
        <w:ind w:firstLine="384" w:firstLineChars="200"/>
        <w:rPr>
          <w:spacing w:val="-9"/>
        </w:rPr>
      </w:pPr>
    </w:p>
    <w:p w14:paraId="329D4BE9">
      <w:pPr>
        <w:pStyle w:val="6"/>
        <w:keepNext/>
        <w:keepLines/>
        <w:pageBreakBefore w:val="0"/>
        <w:widowControl/>
        <w:numPr>
          <w:ilvl w:val="2"/>
          <w:numId w:val="0"/>
        </w:numPr>
        <w:tabs>
          <w:tab w:val="left" w:pos="432"/>
          <w:tab w:val="clear" w:pos="720"/>
        </w:tabs>
        <w:kinsoku/>
        <w:wordWrap/>
        <w:overflowPunct/>
        <w:topLinePunct w:val="0"/>
        <w:autoSpaceDE/>
        <w:autoSpaceDN/>
        <w:bidi w:val="0"/>
        <w:adjustRightInd/>
        <w:snapToGrid/>
        <w:spacing w:before="120" w:beforeLines="0" w:after="120" w:afterLines="0" w:line="440" w:lineRule="exact"/>
        <w:ind w:leftChars="0"/>
        <w:jc w:val="left"/>
        <w:textAlignment w:val="auto"/>
        <w:rPr>
          <w:rFonts w:ascii="Times New Roman" w:hAnsi="Times New Roman" w:eastAsia="黑体"/>
          <w:b w:val="0"/>
          <w:color w:val="000000" w:themeColor="text1"/>
          <w:kern w:val="0"/>
          <w:sz w:val="24"/>
          <w14:textFill>
            <w14:solidFill>
              <w14:schemeClr w14:val="tx1"/>
            </w14:solidFill>
          </w14:textFill>
        </w:rPr>
      </w:pPr>
      <w:bookmarkStart w:id="73" w:name="_Toc28487"/>
      <w:bookmarkStart w:id="74" w:name="_Toc165725901"/>
      <w:bookmarkStart w:id="75" w:name="_Toc165626472"/>
      <w:bookmarkStart w:id="76" w:name="_Toc167441298"/>
      <w:r>
        <w:rPr>
          <w:rFonts w:ascii="Times New Roman" w:hAnsi="Times New Roman" w:eastAsia="黑体"/>
          <w:b w:val="0"/>
          <w:color w:val="000000" w:themeColor="text1"/>
          <w:kern w:val="0"/>
          <w:sz w:val="24"/>
          <w14:textFill>
            <w14:solidFill>
              <w14:schemeClr w14:val="tx1"/>
            </w14:solidFill>
          </w14:textFill>
        </w:rPr>
        <w:t>2</w:t>
      </w:r>
      <w:r>
        <w:rPr>
          <w:rFonts w:hint="eastAsia" w:ascii="Times New Roman" w:hAnsi="Times New Roman" w:eastAsia="黑体"/>
          <w:b w:val="0"/>
          <w:color w:val="000000" w:themeColor="text1"/>
          <w:kern w:val="0"/>
          <w:sz w:val="24"/>
          <w14:textFill>
            <w14:solidFill>
              <w14:schemeClr w14:val="tx1"/>
            </w14:solidFill>
          </w14:textFill>
        </w:rPr>
        <w:t>.3.2 物理结构设计</w:t>
      </w:r>
      <w:bookmarkEnd w:id="73"/>
      <w:bookmarkEnd w:id="74"/>
      <w:bookmarkEnd w:id="75"/>
      <w:bookmarkEnd w:id="76"/>
    </w:p>
    <w:p w14:paraId="1CB13D64">
      <w:pPr>
        <w:spacing w:line="440" w:lineRule="exact"/>
        <w:ind w:firstLine="480" w:firstLineChars="200"/>
        <w:rPr>
          <w:rFonts w:hint="eastAsia" w:ascii="Times New Roman" w:hAnsi="Times New Roman" w:eastAsia="宋体"/>
          <w:sz w:val="24"/>
          <w:szCs w:val="24"/>
        </w:rPr>
      </w:pPr>
      <w:bookmarkStart w:id="77" w:name="_Toc152591698"/>
      <w:bookmarkStart w:id="78" w:name="_Toc152591399"/>
      <w:bookmarkStart w:id="79" w:name="_Toc152530373"/>
      <w:bookmarkStart w:id="80" w:name="_Toc152530318"/>
      <w:bookmarkStart w:id="81" w:name="_Toc152593072"/>
      <w:bookmarkStart w:id="82" w:name="_Hlk162108203"/>
      <w:r>
        <w:rPr>
          <w:rFonts w:ascii="Times New Roman" w:hAnsi="Times New Roman" w:eastAsia="宋体"/>
          <w:sz w:val="24"/>
          <w:szCs w:val="24"/>
        </w:rPr>
        <w:t>1.</w:t>
      </w:r>
      <w:r>
        <w:rPr>
          <w:rFonts w:hint="eastAsia" w:ascii="Times New Roman" w:hAnsi="Times New Roman" w:eastAsia="宋体"/>
          <w:sz w:val="24"/>
          <w:szCs w:val="24"/>
        </w:rPr>
        <w:t xml:space="preserve"> </w:t>
      </w:r>
      <w:r>
        <w:rPr>
          <w:rFonts w:hint="eastAsia" w:ascii="Times New Roman" w:hAnsi="Times New Roman" w:eastAsia="宋体"/>
          <w:sz w:val="24"/>
          <w:szCs w:val="24"/>
          <w:lang w:val="en-US" w:eastAsia="zh-CN"/>
        </w:rPr>
        <w:t>XXXX</w:t>
      </w:r>
      <w:r>
        <w:rPr>
          <w:rFonts w:ascii="Times New Roman" w:hAnsi="Times New Roman" w:eastAsia="宋体"/>
          <w:sz w:val="24"/>
          <w:szCs w:val="24"/>
          <w:lang w:val="zh-CN"/>
        </w:rPr>
        <w:t>表</w:t>
      </w:r>
      <w:bookmarkEnd w:id="77"/>
      <w:bookmarkEnd w:id="78"/>
      <w:bookmarkEnd w:id="79"/>
      <w:bookmarkEnd w:id="80"/>
      <w:bookmarkEnd w:id="81"/>
      <w:r>
        <w:rPr>
          <w:rFonts w:hint="eastAsia" w:ascii="Times New Roman" w:hAnsi="Times New Roman" w:eastAsia="宋体"/>
          <w:sz w:val="24"/>
          <w:szCs w:val="24"/>
        </w:rPr>
        <w:t>（</w:t>
      </w:r>
      <w:r>
        <w:rPr>
          <w:rFonts w:hint="eastAsia" w:ascii="Times New Roman" w:hAnsi="Times New Roman" w:eastAsia="宋体"/>
          <w:sz w:val="24"/>
          <w:szCs w:val="24"/>
          <w:lang w:val="en-US" w:eastAsia="zh-CN"/>
        </w:rPr>
        <w:t>xxxxx</w:t>
      </w:r>
      <w:r>
        <w:rPr>
          <w:rFonts w:hint="eastAsia" w:ascii="Times New Roman" w:hAnsi="Times New Roman" w:eastAsia="宋体"/>
          <w:sz w:val="24"/>
          <w:szCs w:val="24"/>
        </w:rPr>
        <w:t>）</w:t>
      </w:r>
    </w:p>
    <w:p w14:paraId="13609646">
      <w:pPr>
        <w:spacing w:line="440" w:lineRule="exact"/>
        <w:ind w:firstLine="480" w:firstLineChars="200"/>
        <w:rPr>
          <w:rFonts w:hint="default"/>
          <w:color w:val="FF0000"/>
          <w:lang w:val="en-US" w:eastAsia="zh-CN"/>
        </w:rPr>
      </w:pPr>
      <w:r>
        <w:rPr>
          <w:rFonts w:hint="eastAsia" w:ascii="Times New Roman" w:hAnsi="Times New Roman" w:eastAsia="宋体"/>
          <w:color w:val="FF0000"/>
          <w:sz w:val="24"/>
          <w:szCs w:val="24"/>
          <w:lang w:val="en-US" w:eastAsia="zh-CN"/>
        </w:rPr>
        <w:t>(这里描述表的主要字段介绍，如果有外键需要特意说明,一般一个业务系统应大于等于7张表)</w:t>
      </w:r>
    </w:p>
    <w:p w14:paraId="6206A508">
      <w:pPr>
        <w:spacing w:line="440" w:lineRule="exact"/>
        <w:ind w:firstLine="480" w:firstLineChars="200"/>
        <w:rPr>
          <w:rFonts w:ascii="Times New Roman" w:hAnsi="Times New Roman" w:eastAsia="宋体"/>
          <w:sz w:val="24"/>
          <w:szCs w:val="24"/>
          <w:lang w:val="zh-CN"/>
        </w:rPr>
      </w:pPr>
      <w:r>
        <w:rPr>
          <w:rFonts w:hint="eastAsia" w:ascii="Times New Roman" w:hAnsi="Times New Roman" w:eastAsia="宋体"/>
          <w:sz w:val="24"/>
          <w:szCs w:val="24"/>
          <w:lang w:val="en-US" w:eastAsia="zh-CN"/>
        </w:rPr>
        <w:t>XXXX，</w:t>
      </w:r>
      <w:r>
        <w:rPr>
          <w:rFonts w:hint="eastAsia" w:ascii="Times New Roman" w:hAnsi="Times New Roman" w:eastAsia="宋体"/>
          <w:sz w:val="24"/>
          <w:szCs w:val="24"/>
          <w:lang w:val="zh-CN"/>
        </w:rPr>
        <w:t>如表2.1所示。（</w:t>
      </w:r>
      <w:r>
        <w:rPr>
          <w:rFonts w:hint="eastAsia" w:ascii="Times New Roman" w:hAnsi="Times New Roman" w:eastAsia="宋体"/>
          <w:color w:val="FF0000"/>
          <w:sz w:val="24"/>
          <w:szCs w:val="24"/>
          <w:lang w:val="en-US" w:eastAsia="zh-CN"/>
        </w:rPr>
        <w:t>下表中，需要注意明确字段的数据类型，长度和主键，在是否为空上可以根据具体业务调整，可以为空的一般不会太多</w:t>
      </w:r>
      <w:r>
        <w:rPr>
          <w:rFonts w:hint="eastAsia" w:ascii="Times New Roman" w:hAnsi="Times New Roman" w:eastAsia="宋体"/>
          <w:sz w:val="24"/>
          <w:szCs w:val="24"/>
          <w:lang w:val="zh-CN"/>
        </w:rPr>
        <w:t>）。</w:t>
      </w:r>
    </w:p>
    <w:p w14:paraId="33F61679">
      <w:pPr>
        <w:wordWrap w:val="0"/>
        <w:spacing w:line="440" w:lineRule="exact"/>
        <w:ind w:left="315" w:hanging="315"/>
        <w:jc w:val="center"/>
        <w:rPr>
          <w:rFonts w:ascii="Times New Roman" w:hAnsi="Times New Roman" w:eastAsia="宋体"/>
        </w:rPr>
      </w:pPr>
      <w:r>
        <w:rPr>
          <w:rFonts w:eastAsia="黑体"/>
        </w:rPr>
        <w:t>表</w:t>
      </w:r>
      <w:r>
        <w:rPr>
          <w:rFonts w:hint="eastAsia" w:ascii="Times New Roman" w:hAnsi="Times New Roman" w:eastAsia="黑体"/>
        </w:rPr>
        <w:t>2</w:t>
      </w:r>
      <w:r>
        <w:rPr>
          <w:rFonts w:ascii="Times New Roman" w:hAnsi="Times New Roman" w:eastAsia="黑体"/>
        </w:rPr>
        <w:t>.1</w:t>
      </w:r>
      <w:r>
        <w:rPr>
          <w:rFonts w:eastAsia="黑体"/>
        </w:rPr>
        <w:t xml:space="preserve"> </w:t>
      </w:r>
      <w:r>
        <w:rPr>
          <w:rFonts w:hint="eastAsia" w:eastAsia="黑体"/>
        </w:rPr>
        <w:t>宿舍</w:t>
      </w:r>
      <w:r>
        <w:rPr>
          <w:rFonts w:hint="eastAsia" w:eastAsia="黑体"/>
          <w:color w:val="000000" w:themeColor="text1"/>
          <w14:textFill>
            <w14:solidFill>
              <w14:schemeClr w14:val="tx1"/>
            </w14:solidFill>
          </w14:textFill>
        </w:rPr>
        <w:t>信息表</w:t>
      </w:r>
      <w:r>
        <w:rPr>
          <w:rFonts w:ascii="Times New Roman" w:hAnsi="Times New Roman" w:eastAsia="宋体"/>
        </w:rPr>
        <w:t>dormitory</w:t>
      </w:r>
    </w:p>
    <w:tbl>
      <w:tblPr>
        <w:tblStyle w:val="38"/>
        <w:tblW w:w="82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1134"/>
        <w:gridCol w:w="1103"/>
        <w:gridCol w:w="1087"/>
        <w:gridCol w:w="1143"/>
        <w:gridCol w:w="1770"/>
      </w:tblGrid>
      <w:tr w14:paraId="36F156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985" w:type="dxa"/>
            <w:tcBorders>
              <w:top w:val="single" w:color="auto" w:sz="8" w:space="0"/>
              <w:bottom w:val="single" w:color="auto" w:sz="6" w:space="0"/>
            </w:tcBorders>
            <w:shd w:val="clear" w:color="auto" w:fill="auto"/>
          </w:tcPr>
          <w:p w14:paraId="02C8EF63">
            <w:pPr>
              <w:spacing w:line="440" w:lineRule="exact"/>
              <w:ind w:left="315" w:hanging="315"/>
              <w:jc w:val="center"/>
              <w:rPr>
                <w:rFonts w:ascii="Times New Roman" w:hAnsi="Times New Roman" w:eastAsia="宋体"/>
              </w:rPr>
            </w:pPr>
            <w:r>
              <w:rPr>
                <w:rFonts w:hint="eastAsia" w:ascii="Times New Roman" w:hAnsi="Times New Roman" w:eastAsia="宋体"/>
              </w:rPr>
              <w:t>字段名</w:t>
            </w:r>
          </w:p>
        </w:tc>
        <w:tc>
          <w:tcPr>
            <w:tcW w:w="1134" w:type="dxa"/>
            <w:tcBorders>
              <w:top w:val="single" w:color="auto" w:sz="8" w:space="0"/>
              <w:bottom w:val="single" w:color="auto" w:sz="6" w:space="0"/>
            </w:tcBorders>
            <w:shd w:val="clear" w:color="auto" w:fill="auto"/>
          </w:tcPr>
          <w:p w14:paraId="71944AC1">
            <w:pPr>
              <w:wordWrap w:val="0"/>
              <w:spacing w:line="440" w:lineRule="exact"/>
              <w:ind w:left="315" w:hanging="315"/>
              <w:jc w:val="center"/>
              <w:rPr>
                <w:rFonts w:ascii="Times New Roman" w:hAnsi="Times New Roman" w:eastAsia="宋体"/>
              </w:rPr>
            </w:pPr>
            <w:r>
              <w:rPr>
                <w:rFonts w:hint="eastAsia" w:ascii="Times New Roman" w:hAnsi="Times New Roman" w:eastAsia="宋体"/>
              </w:rPr>
              <w:t>数据类型</w:t>
            </w:r>
          </w:p>
        </w:tc>
        <w:tc>
          <w:tcPr>
            <w:tcW w:w="1103" w:type="dxa"/>
            <w:tcBorders>
              <w:top w:val="single" w:color="auto" w:sz="8" w:space="0"/>
              <w:bottom w:val="single" w:color="auto" w:sz="6" w:space="0"/>
            </w:tcBorders>
            <w:shd w:val="clear" w:color="auto" w:fill="auto"/>
          </w:tcPr>
          <w:p w14:paraId="6104CB3F">
            <w:pPr>
              <w:wordWrap w:val="0"/>
              <w:spacing w:line="440" w:lineRule="exact"/>
              <w:ind w:left="315" w:hanging="315"/>
              <w:jc w:val="center"/>
              <w:rPr>
                <w:rFonts w:ascii="Times New Roman" w:hAnsi="Times New Roman" w:eastAsia="宋体"/>
              </w:rPr>
            </w:pPr>
            <w:r>
              <w:rPr>
                <w:rFonts w:hint="eastAsia" w:ascii="Times New Roman" w:hAnsi="Times New Roman" w:eastAsia="宋体"/>
              </w:rPr>
              <w:t>长度</w:t>
            </w:r>
          </w:p>
        </w:tc>
        <w:tc>
          <w:tcPr>
            <w:tcW w:w="1087" w:type="dxa"/>
            <w:tcBorders>
              <w:top w:val="single" w:color="auto" w:sz="8" w:space="0"/>
              <w:bottom w:val="single" w:color="auto" w:sz="6" w:space="0"/>
            </w:tcBorders>
            <w:shd w:val="clear" w:color="auto" w:fill="auto"/>
          </w:tcPr>
          <w:p w14:paraId="0FF6077B">
            <w:pPr>
              <w:wordWrap w:val="0"/>
              <w:spacing w:line="440" w:lineRule="exact"/>
              <w:ind w:left="315" w:hanging="315"/>
              <w:jc w:val="center"/>
              <w:rPr>
                <w:rFonts w:ascii="Times New Roman" w:hAnsi="Times New Roman" w:eastAsia="宋体"/>
              </w:rPr>
            </w:pPr>
            <w:r>
              <w:rPr>
                <w:rFonts w:hint="eastAsia" w:ascii="Times New Roman" w:hAnsi="Times New Roman" w:eastAsia="宋体"/>
              </w:rPr>
              <w:t>是否为空</w:t>
            </w:r>
          </w:p>
        </w:tc>
        <w:tc>
          <w:tcPr>
            <w:tcW w:w="1143" w:type="dxa"/>
            <w:tcBorders>
              <w:top w:val="single" w:color="auto" w:sz="8" w:space="0"/>
              <w:bottom w:val="single" w:color="auto" w:sz="6" w:space="0"/>
            </w:tcBorders>
            <w:shd w:val="clear" w:color="auto" w:fill="auto"/>
          </w:tcPr>
          <w:p w14:paraId="6C89BA1F">
            <w:pPr>
              <w:wordWrap w:val="0"/>
              <w:spacing w:line="440" w:lineRule="exact"/>
              <w:ind w:left="315" w:hanging="315"/>
              <w:jc w:val="center"/>
              <w:rPr>
                <w:rFonts w:ascii="Times New Roman" w:hAnsi="Times New Roman" w:eastAsia="宋体"/>
              </w:rPr>
            </w:pPr>
            <w:r>
              <w:rPr>
                <w:rFonts w:hint="eastAsia" w:ascii="Times New Roman" w:hAnsi="Times New Roman" w:eastAsia="宋体"/>
              </w:rPr>
              <w:t>是否主键</w:t>
            </w:r>
          </w:p>
        </w:tc>
        <w:tc>
          <w:tcPr>
            <w:tcW w:w="1770" w:type="dxa"/>
            <w:tcBorders>
              <w:top w:val="single" w:color="auto" w:sz="8" w:space="0"/>
              <w:bottom w:val="single" w:color="auto" w:sz="6" w:space="0"/>
            </w:tcBorders>
            <w:shd w:val="clear" w:color="auto" w:fill="auto"/>
          </w:tcPr>
          <w:p w14:paraId="7AB61931">
            <w:pPr>
              <w:wordWrap w:val="0"/>
              <w:spacing w:line="440" w:lineRule="exact"/>
              <w:ind w:left="315" w:hanging="315"/>
              <w:jc w:val="center"/>
              <w:rPr>
                <w:rFonts w:ascii="Times New Roman" w:hAnsi="Times New Roman" w:eastAsia="宋体"/>
              </w:rPr>
            </w:pPr>
            <w:r>
              <w:rPr>
                <w:rFonts w:hint="eastAsia" w:ascii="Times New Roman" w:hAnsi="Times New Roman" w:eastAsia="宋体"/>
              </w:rPr>
              <w:t>描述</w:t>
            </w:r>
          </w:p>
        </w:tc>
      </w:tr>
      <w:tr w14:paraId="5E5BB4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1985" w:type="dxa"/>
            <w:tcBorders>
              <w:top w:val="single" w:color="auto" w:sz="6" w:space="0"/>
              <w:bottom w:val="nil"/>
            </w:tcBorders>
            <w:shd w:val="clear" w:color="auto" w:fill="auto"/>
          </w:tcPr>
          <w:p w14:paraId="6385B86C">
            <w:pPr>
              <w:wordWrap w:val="0"/>
              <w:spacing w:line="440" w:lineRule="exact"/>
              <w:ind w:left="315" w:hanging="315"/>
              <w:jc w:val="center"/>
              <w:rPr>
                <w:rFonts w:ascii="Times New Roman" w:hAnsi="Times New Roman" w:eastAsia="宋体"/>
              </w:rPr>
            </w:pPr>
            <w:r>
              <w:rPr>
                <w:rFonts w:ascii="Times New Roman" w:hAnsi="Times New Roman" w:eastAsia="宋体"/>
              </w:rPr>
              <w:t>dormitory_id</w:t>
            </w:r>
          </w:p>
        </w:tc>
        <w:tc>
          <w:tcPr>
            <w:tcW w:w="1134" w:type="dxa"/>
            <w:tcBorders>
              <w:top w:val="single" w:color="auto" w:sz="6" w:space="0"/>
              <w:bottom w:val="nil"/>
            </w:tcBorders>
            <w:shd w:val="clear" w:color="auto" w:fill="auto"/>
          </w:tcPr>
          <w:p w14:paraId="1C0100C5">
            <w:pPr>
              <w:wordWrap w:val="0"/>
              <w:spacing w:line="440" w:lineRule="exact"/>
              <w:ind w:left="315" w:hanging="315"/>
              <w:jc w:val="center"/>
              <w:rPr>
                <w:rFonts w:ascii="Times New Roman" w:hAnsi="Times New Roman" w:eastAsia="宋体"/>
              </w:rPr>
            </w:pPr>
            <w:r>
              <w:rPr>
                <w:rFonts w:ascii="Times New Roman" w:hAnsi="Times New Roman" w:eastAsia="宋体"/>
              </w:rPr>
              <w:t>int</w:t>
            </w:r>
          </w:p>
        </w:tc>
        <w:tc>
          <w:tcPr>
            <w:tcW w:w="1103" w:type="dxa"/>
            <w:tcBorders>
              <w:top w:val="single" w:color="auto" w:sz="6" w:space="0"/>
              <w:bottom w:val="nil"/>
            </w:tcBorders>
            <w:shd w:val="clear" w:color="auto" w:fill="auto"/>
          </w:tcPr>
          <w:p w14:paraId="6D8750DE">
            <w:pPr>
              <w:wordWrap w:val="0"/>
              <w:spacing w:line="440" w:lineRule="exact"/>
              <w:ind w:left="315" w:hanging="315"/>
              <w:jc w:val="center"/>
              <w:rPr>
                <w:rFonts w:ascii="Times New Roman" w:hAnsi="Times New Roman" w:eastAsia="宋体"/>
              </w:rPr>
            </w:pPr>
            <w:r>
              <w:rPr>
                <w:rFonts w:hint="eastAsia" w:ascii="Times New Roman" w:hAnsi="Times New Roman" w:eastAsia="宋体"/>
              </w:rPr>
              <w:t>——</w:t>
            </w:r>
          </w:p>
        </w:tc>
        <w:tc>
          <w:tcPr>
            <w:tcW w:w="1087" w:type="dxa"/>
            <w:tcBorders>
              <w:top w:val="single" w:color="auto" w:sz="6" w:space="0"/>
              <w:bottom w:val="nil"/>
            </w:tcBorders>
            <w:shd w:val="clear" w:color="auto" w:fill="auto"/>
          </w:tcPr>
          <w:p w14:paraId="7B36438A">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top w:val="single" w:color="auto" w:sz="6" w:space="0"/>
              <w:bottom w:val="nil"/>
            </w:tcBorders>
            <w:shd w:val="clear" w:color="auto" w:fill="auto"/>
          </w:tcPr>
          <w:p w14:paraId="6BC9FEBD">
            <w:pPr>
              <w:wordWrap w:val="0"/>
              <w:spacing w:line="440" w:lineRule="exact"/>
              <w:ind w:left="315" w:hanging="315"/>
              <w:jc w:val="center"/>
              <w:rPr>
                <w:rFonts w:ascii="Times New Roman" w:hAnsi="Times New Roman" w:eastAsia="宋体"/>
              </w:rPr>
            </w:pPr>
            <w:r>
              <w:rPr>
                <w:rFonts w:hint="eastAsia" w:ascii="Times New Roman" w:hAnsi="Times New Roman" w:eastAsia="宋体"/>
              </w:rPr>
              <w:t>是</w:t>
            </w:r>
          </w:p>
        </w:tc>
        <w:tc>
          <w:tcPr>
            <w:tcW w:w="1770" w:type="dxa"/>
            <w:tcBorders>
              <w:top w:val="single" w:color="auto" w:sz="6" w:space="0"/>
              <w:bottom w:val="nil"/>
            </w:tcBorders>
            <w:shd w:val="clear" w:color="auto" w:fill="auto"/>
          </w:tcPr>
          <w:p w14:paraId="3F3E915F">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宿舍编号</w:t>
            </w:r>
          </w:p>
        </w:tc>
      </w:tr>
      <w:tr w14:paraId="3DEB70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1985" w:type="dxa"/>
            <w:tcBorders>
              <w:bottom w:val="nil"/>
            </w:tcBorders>
            <w:shd w:val="clear" w:color="auto" w:fill="auto"/>
          </w:tcPr>
          <w:p w14:paraId="7F3A3E32">
            <w:pPr>
              <w:wordWrap w:val="0"/>
              <w:spacing w:line="440" w:lineRule="exact"/>
              <w:ind w:left="315" w:hanging="315"/>
              <w:jc w:val="center"/>
              <w:rPr>
                <w:rFonts w:ascii="Times New Roman" w:hAnsi="Times New Roman" w:eastAsia="宋体"/>
              </w:rPr>
            </w:pPr>
            <w:r>
              <w:rPr>
                <w:rFonts w:ascii="Times New Roman" w:hAnsi="Times New Roman" w:eastAsia="宋体"/>
              </w:rPr>
              <w:t>building_number</w:t>
            </w:r>
          </w:p>
        </w:tc>
        <w:tc>
          <w:tcPr>
            <w:tcW w:w="1134" w:type="dxa"/>
            <w:tcBorders>
              <w:bottom w:val="nil"/>
            </w:tcBorders>
            <w:shd w:val="clear" w:color="auto" w:fill="auto"/>
          </w:tcPr>
          <w:p w14:paraId="7870F587">
            <w:pPr>
              <w:wordWrap w:val="0"/>
              <w:spacing w:line="440" w:lineRule="exact"/>
              <w:ind w:left="315" w:hanging="315"/>
              <w:jc w:val="center"/>
              <w:rPr>
                <w:rFonts w:ascii="Times New Roman" w:hAnsi="Times New Roman" w:eastAsia="宋体"/>
              </w:rPr>
            </w:pPr>
            <w:r>
              <w:rPr>
                <w:rFonts w:hint="eastAsia" w:ascii="Times New Roman" w:hAnsi="Times New Roman" w:eastAsia="宋体"/>
              </w:rPr>
              <w:t>varchar</w:t>
            </w:r>
          </w:p>
        </w:tc>
        <w:tc>
          <w:tcPr>
            <w:tcW w:w="1103" w:type="dxa"/>
            <w:tcBorders>
              <w:bottom w:val="nil"/>
            </w:tcBorders>
            <w:shd w:val="clear" w:color="auto" w:fill="auto"/>
          </w:tcPr>
          <w:p w14:paraId="20883581">
            <w:pPr>
              <w:wordWrap w:val="0"/>
              <w:spacing w:line="440" w:lineRule="exact"/>
              <w:ind w:left="315" w:hanging="315"/>
              <w:jc w:val="center"/>
              <w:rPr>
                <w:rFonts w:ascii="Times New Roman" w:hAnsi="Times New Roman" w:eastAsia="宋体"/>
              </w:rPr>
            </w:pPr>
            <w:r>
              <w:rPr>
                <w:rFonts w:hint="eastAsia" w:ascii="Times New Roman" w:hAnsi="Times New Roman" w:eastAsia="宋体"/>
              </w:rPr>
              <w:t>30</w:t>
            </w:r>
          </w:p>
        </w:tc>
        <w:tc>
          <w:tcPr>
            <w:tcW w:w="1087" w:type="dxa"/>
            <w:tcBorders>
              <w:bottom w:val="nil"/>
            </w:tcBorders>
            <w:shd w:val="clear" w:color="auto" w:fill="auto"/>
          </w:tcPr>
          <w:p w14:paraId="24795A46">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bottom w:val="nil"/>
            </w:tcBorders>
            <w:shd w:val="clear" w:color="auto" w:fill="auto"/>
          </w:tcPr>
          <w:p w14:paraId="5E89030C">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bottom w:val="nil"/>
            </w:tcBorders>
            <w:shd w:val="clear" w:color="auto" w:fill="auto"/>
          </w:tcPr>
          <w:p w14:paraId="4946D879">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宿舍楼号</w:t>
            </w:r>
          </w:p>
        </w:tc>
      </w:tr>
      <w:tr w14:paraId="4AFC87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1985" w:type="dxa"/>
            <w:tcBorders>
              <w:top w:val="nil"/>
              <w:bottom w:val="nil"/>
            </w:tcBorders>
            <w:shd w:val="clear" w:color="auto" w:fill="auto"/>
          </w:tcPr>
          <w:p w14:paraId="0C39511F">
            <w:pPr>
              <w:wordWrap w:val="0"/>
              <w:spacing w:line="440" w:lineRule="exact"/>
              <w:ind w:left="315" w:hanging="315"/>
              <w:jc w:val="center"/>
              <w:rPr>
                <w:rFonts w:ascii="Times New Roman" w:hAnsi="Times New Roman" w:eastAsia="宋体"/>
              </w:rPr>
            </w:pPr>
            <w:r>
              <w:rPr>
                <w:rFonts w:ascii="Times New Roman" w:hAnsi="Times New Roman" w:eastAsia="宋体"/>
              </w:rPr>
              <w:t>capacity</w:t>
            </w:r>
          </w:p>
        </w:tc>
        <w:tc>
          <w:tcPr>
            <w:tcW w:w="1134" w:type="dxa"/>
            <w:tcBorders>
              <w:top w:val="nil"/>
              <w:bottom w:val="nil"/>
            </w:tcBorders>
            <w:shd w:val="clear" w:color="auto" w:fill="auto"/>
          </w:tcPr>
          <w:p w14:paraId="0DE9CF68">
            <w:pPr>
              <w:wordWrap w:val="0"/>
              <w:spacing w:line="440" w:lineRule="exact"/>
              <w:ind w:left="315" w:hanging="315"/>
              <w:jc w:val="center"/>
              <w:rPr>
                <w:rFonts w:ascii="Times New Roman" w:hAnsi="Times New Roman" w:eastAsia="宋体"/>
              </w:rPr>
            </w:pPr>
            <w:r>
              <w:rPr>
                <w:rFonts w:ascii="Times New Roman" w:hAnsi="Times New Roman" w:eastAsia="宋体"/>
              </w:rPr>
              <w:t>int</w:t>
            </w:r>
          </w:p>
        </w:tc>
        <w:tc>
          <w:tcPr>
            <w:tcW w:w="1103" w:type="dxa"/>
            <w:tcBorders>
              <w:top w:val="nil"/>
              <w:bottom w:val="nil"/>
            </w:tcBorders>
            <w:shd w:val="clear" w:color="auto" w:fill="auto"/>
          </w:tcPr>
          <w:p w14:paraId="5DC684A6">
            <w:pPr>
              <w:wordWrap w:val="0"/>
              <w:spacing w:line="440" w:lineRule="exact"/>
              <w:ind w:left="315" w:hanging="315"/>
              <w:jc w:val="center"/>
              <w:rPr>
                <w:rFonts w:ascii="Times New Roman" w:hAnsi="Times New Roman" w:eastAsia="宋体"/>
              </w:rPr>
            </w:pPr>
            <w:r>
              <w:rPr>
                <w:rFonts w:hint="eastAsia" w:ascii="Times New Roman" w:hAnsi="Times New Roman" w:eastAsia="宋体"/>
              </w:rPr>
              <w:t>——</w:t>
            </w:r>
          </w:p>
        </w:tc>
        <w:tc>
          <w:tcPr>
            <w:tcW w:w="1087" w:type="dxa"/>
            <w:tcBorders>
              <w:top w:val="nil"/>
              <w:bottom w:val="nil"/>
            </w:tcBorders>
            <w:shd w:val="clear" w:color="auto" w:fill="auto"/>
          </w:tcPr>
          <w:p w14:paraId="23DBB32A">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top w:val="nil"/>
              <w:bottom w:val="nil"/>
            </w:tcBorders>
            <w:shd w:val="clear" w:color="auto" w:fill="auto"/>
          </w:tcPr>
          <w:p w14:paraId="3E752A73">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top w:val="nil"/>
              <w:bottom w:val="nil"/>
            </w:tcBorders>
            <w:shd w:val="clear" w:color="auto" w:fill="auto"/>
          </w:tcPr>
          <w:p w14:paraId="2FEA4F9A">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宿舍入住人数</w:t>
            </w:r>
          </w:p>
        </w:tc>
      </w:tr>
      <w:tr w14:paraId="337322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985" w:type="dxa"/>
            <w:tcBorders>
              <w:top w:val="nil"/>
              <w:bottom w:val="nil"/>
            </w:tcBorders>
            <w:shd w:val="clear" w:color="auto" w:fill="auto"/>
          </w:tcPr>
          <w:p w14:paraId="54F6BBA0">
            <w:pPr>
              <w:wordWrap w:val="0"/>
              <w:spacing w:line="440" w:lineRule="exact"/>
              <w:ind w:left="315" w:hanging="315"/>
              <w:jc w:val="center"/>
              <w:rPr>
                <w:rFonts w:ascii="Times New Roman" w:hAnsi="Times New Roman" w:eastAsia="宋体"/>
              </w:rPr>
            </w:pPr>
            <w:r>
              <w:rPr>
                <w:rFonts w:ascii="Times New Roman" w:hAnsi="Times New Roman" w:eastAsia="宋体"/>
              </w:rPr>
              <w:t>floor_number</w:t>
            </w:r>
          </w:p>
        </w:tc>
        <w:tc>
          <w:tcPr>
            <w:tcW w:w="1134" w:type="dxa"/>
            <w:tcBorders>
              <w:top w:val="nil"/>
              <w:bottom w:val="nil"/>
            </w:tcBorders>
            <w:shd w:val="clear" w:color="auto" w:fill="auto"/>
          </w:tcPr>
          <w:p w14:paraId="1888DBFE">
            <w:pPr>
              <w:wordWrap w:val="0"/>
              <w:spacing w:line="440" w:lineRule="exact"/>
              <w:ind w:left="315" w:hanging="315"/>
              <w:jc w:val="center"/>
              <w:rPr>
                <w:rFonts w:ascii="Times New Roman" w:hAnsi="Times New Roman" w:eastAsia="宋体"/>
              </w:rPr>
            </w:pPr>
            <w:r>
              <w:rPr>
                <w:rFonts w:ascii="Times New Roman" w:hAnsi="Times New Roman" w:eastAsia="宋体"/>
              </w:rPr>
              <w:t>varchar</w:t>
            </w:r>
          </w:p>
        </w:tc>
        <w:tc>
          <w:tcPr>
            <w:tcW w:w="1103" w:type="dxa"/>
            <w:tcBorders>
              <w:top w:val="nil"/>
              <w:bottom w:val="nil"/>
            </w:tcBorders>
            <w:shd w:val="clear" w:color="auto" w:fill="auto"/>
          </w:tcPr>
          <w:p w14:paraId="556C6435">
            <w:pPr>
              <w:wordWrap w:val="0"/>
              <w:spacing w:line="440" w:lineRule="exact"/>
              <w:ind w:left="315" w:hanging="315"/>
              <w:jc w:val="center"/>
              <w:rPr>
                <w:rFonts w:ascii="Times New Roman" w:hAnsi="Times New Roman" w:eastAsia="宋体"/>
              </w:rPr>
            </w:pPr>
            <w:r>
              <w:rPr>
                <w:rFonts w:hint="eastAsia" w:ascii="Times New Roman" w:hAnsi="Times New Roman" w:eastAsia="宋体"/>
              </w:rPr>
              <w:t>30</w:t>
            </w:r>
          </w:p>
        </w:tc>
        <w:tc>
          <w:tcPr>
            <w:tcW w:w="1087" w:type="dxa"/>
            <w:tcBorders>
              <w:top w:val="nil"/>
              <w:bottom w:val="nil"/>
            </w:tcBorders>
            <w:shd w:val="clear" w:color="auto" w:fill="auto"/>
          </w:tcPr>
          <w:p w14:paraId="3A4D234A">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top w:val="nil"/>
              <w:bottom w:val="nil"/>
            </w:tcBorders>
            <w:shd w:val="clear" w:color="auto" w:fill="auto"/>
          </w:tcPr>
          <w:p w14:paraId="3C4FA626">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top w:val="nil"/>
              <w:bottom w:val="nil"/>
            </w:tcBorders>
            <w:shd w:val="clear" w:color="auto" w:fill="auto"/>
          </w:tcPr>
          <w:p w14:paraId="56A5D898">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宿舍楼层</w:t>
            </w:r>
          </w:p>
        </w:tc>
      </w:tr>
      <w:tr w14:paraId="2C444C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1985" w:type="dxa"/>
            <w:tcBorders>
              <w:top w:val="nil"/>
            </w:tcBorders>
            <w:shd w:val="clear" w:color="auto" w:fill="auto"/>
          </w:tcPr>
          <w:p w14:paraId="62FC75F4">
            <w:pPr>
              <w:wordWrap w:val="0"/>
              <w:spacing w:line="440" w:lineRule="exact"/>
              <w:ind w:left="315" w:hanging="315"/>
              <w:jc w:val="center"/>
              <w:rPr>
                <w:rFonts w:ascii="Times New Roman" w:hAnsi="Times New Roman" w:eastAsia="宋体"/>
              </w:rPr>
            </w:pPr>
            <w:r>
              <w:rPr>
                <w:rFonts w:ascii="Times New Roman" w:hAnsi="Times New Roman" w:eastAsia="宋体"/>
              </w:rPr>
              <w:t>room_number</w:t>
            </w:r>
          </w:p>
        </w:tc>
        <w:tc>
          <w:tcPr>
            <w:tcW w:w="1134" w:type="dxa"/>
            <w:tcBorders>
              <w:top w:val="nil"/>
            </w:tcBorders>
            <w:shd w:val="clear" w:color="auto" w:fill="auto"/>
          </w:tcPr>
          <w:p w14:paraId="0A4600FD">
            <w:pPr>
              <w:wordWrap w:val="0"/>
              <w:spacing w:line="440" w:lineRule="exact"/>
              <w:ind w:left="315" w:hanging="315"/>
              <w:jc w:val="center"/>
              <w:rPr>
                <w:rFonts w:ascii="Times New Roman" w:hAnsi="Times New Roman" w:eastAsia="宋体"/>
              </w:rPr>
            </w:pPr>
            <w:r>
              <w:rPr>
                <w:rFonts w:ascii="Times New Roman" w:hAnsi="Times New Roman" w:eastAsia="宋体"/>
              </w:rPr>
              <w:t>int</w:t>
            </w:r>
          </w:p>
        </w:tc>
        <w:tc>
          <w:tcPr>
            <w:tcW w:w="1103" w:type="dxa"/>
            <w:tcBorders>
              <w:top w:val="nil"/>
            </w:tcBorders>
            <w:shd w:val="clear" w:color="auto" w:fill="auto"/>
          </w:tcPr>
          <w:p w14:paraId="3AA09A3D">
            <w:pPr>
              <w:wordWrap w:val="0"/>
              <w:spacing w:line="440" w:lineRule="exact"/>
              <w:ind w:left="315" w:hanging="315"/>
              <w:jc w:val="center"/>
              <w:rPr>
                <w:rFonts w:ascii="Times New Roman" w:hAnsi="Times New Roman" w:eastAsia="宋体"/>
              </w:rPr>
            </w:pPr>
            <w:r>
              <w:rPr>
                <w:rFonts w:hint="eastAsia" w:ascii="Times New Roman" w:hAnsi="Times New Roman" w:eastAsia="宋体"/>
              </w:rPr>
              <w:t>30</w:t>
            </w:r>
          </w:p>
        </w:tc>
        <w:tc>
          <w:tcPr>
            <w:tcW w:w="1087" w:type="dxa"/>
            <w:tcBorders>
              <w:top w:val="nil"/>
            </w:tcBorders>
            <w:shd w:val="clear" w:color="auto" w:fill="auto"/>
          </w:tcPr>
          <w:p w14:paraId="3E49F612">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top w:val="nil"/>
            </w:tcBorders>
            <w:shd w:val="clear" w:color="auto" w:fill="auto"/>
          </w:tcPr>
          <w:p w14:paraId="3671D733">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top w:val="nil"/>
            </w:tcBorders>
            <w:shd w:val="clear" w:color="auto" w:fill="auto"/>
          </w:tcPr>
          <w:p w14:paraId="48597E04">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宿舍房间号</w:t>
            </w:r>
          </w:p>
        </w:tc>
      </w:tr>
      <w:tr w14:paraId="6D4C4E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985" w:type="dxa"/>
            <w:tcBorders>
              <w:bottom w:val="single" w:color="auto" w:sz="8" w:space="0"/>
            </w:tcBorders>
            <w:shd w:val="clear" w:color="auto" w:fill="auto"/>
          </w:tcPr>
          <w:p w14:paraId="53256396">
            <w:pPr>
              <w:wordWrap w:val="0"/>
              <w:spacing w:line="440" w:lineRule="exact"/>
              <w:ind w:left="315" w:hanging="315"/>
              <w:jc w:val="center"/>
              <w:rPr>
                <w:rFonts w:ascii="Times New Roman" w:hAnsi="Times New Roman" w:eastAsia="宋体"/>
              </w:rPr>
            </w:pPr>
            <w:r>
              <w:rPr>
                <w:rFonts w:ascii="Times New Roman" w:hAnsi="Times New Roman" w:eastAsia="宋体"/>
              </w:rPr>
              <w:t>meter_id</w:t>
            </w:r>
          </w:p>
        </w:tc>
        <w:tc>
          <w:tcPr>
            <w:tcW w:w="1134" w:type="dxa"/>
            <w:tcBorders>
              <w:bottom w:val="single" w:color="auto" w:sz="8" w:space="0"/>
            </w:tcBorders>
            <w:shd w:val="clear" w:color="auto" w:fill="auto"/>
          </w:tcPr>
          <w:p w14:paraId="5C6A506D">
            <w:pPr>
              <w:wordWrap w:val="0"/>
              <w:spacing w:line="440" w:lineRule="exact"/>
              <w:ind w:left="315" w:hanging="315"/>
              <w:jc w:val="center"/>
              <w:rPr>
                <w:rFonts w:ascii="Times New Roman" w:hAnsi="Times New Roman" w:eastAsia="宋体"/>
              </w:rPr>
            </w:pPr>
            <w:r>
              <w:rPr>
                <w:rFonts w:ascii="Times New Roman" w:hAnsi="Times New Roman" w:eastAsia="宋体"/>
              </w:rPr>
              <w:t>varchar</w:t>
            </w:r>
          </w:p>
        </w:tc>
        <w:tc>
          <w:tcPr>
            <w:tcW w:w="1103" w:type="dxa"/>
            <w:tcBorders>
              <w:bottom w:val="single" w:color="auto" w:sz="8" w:space="0"/>
            </w:tcBorders>
            <w:shd w:val="clear" w:color="auto" w:fill="auto"/>
          </w:tcPr>
          <w:p w14:paraId="759C44C1">
            <w:pPr>
              <w:wordWrap w:val="0"/>
              <w:spacing w:line="440" w:lineRule="exact"/>
              <w:ind w:left="315" w:hanging="315"/>
              <w:jc w:val="center"/>
              <w:rPr>
                <w:rFonts w:ascii="Times New Roman" w:hAnsi="Times New Roman" w:eastAsia="宋体"/>
              </w:rPr>
            </w:pPr>
            <w:r>
              <w:rPr>
                <w:rFonts w:hint="eastAsia" w:ascii="Times New Roman" w:hAnsi="Times New Roman" w:eastAsia="宋体"/>
              </w:rPr>
              <w:t>30</w:t>
            </w:r>
          </w:p>
        </w:tc>
        <w:tc>
          <w:tcPr>
            <w:tcW w:w="1087" w:type="dxa"/>
            <w:tcBorders>
              <w:bottom w:val="single" w:color="auto" w:sz="8" w:space="0"/>
            </w:tcBorders>
            <w:shd w:val="clear" w:color="auto" w:fill="auto"/>
          </w:tcPr>
          <w:p w14:paraId="0706942E">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bottom w:val="single" w:color="auto" w:sz="8" w:space="0"/>
            </w:tcBorders>
            <w:shd w:val="clear" w:color="auto" w:fill="auto"/>
          </w:tcPr>
          <w:p w14:paraId="226F6A20">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bottom w:val="single" w:color="auto" w:sz="8" w:space="0"/>
            </w:tcBorders>
            <w:shd w:val="clear" w:color="auto" w:fill="auto"/>
          </w:tcPr>
          <w:p w14:paraId="2747170E">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宿舍电表号</w:t>
            </w:r>
          </w:p>
        </w:tc>
      </w:tr>
      <w:bookmarkEnd w:id="82"/>
    </w:tbl>
    <w:p w14:paraId="7A4C92DE">
      <w:pPr>
        <w:spacing w:line="400" w:lineRule="exact"/>
        <w:ind w:left="480" w:hanging="480" w:hangingChars="200"/>
        <w:rPr>
          <w:rFonts w:ascii="Times New Roman" w:hAnsi="Times New Roman" w:eastAsia="宋体"/>
          <w:sz w:val="24"/>
          <w:szCs w:val="24"/>
          <w:lang w:val="zh-CN"/>
        </w:rPr>
      </w:pPr>
    </w:p>
    <w:p w14:paraId="7310F848">
      <w:pPr>
        <w:pStyle w:val="14"/>
        <w:rPr>
          <w:rFonts w:hint="default"/>
          <w:lang w:val="en-US" w:eastAsia="zh-CN"/>
        </w:rPr>
      </w:pPr>
    </w:p>
    <w:bookmarkEnd w:id="45"/>
    <w:p w14:paraId="2CE5E327">
      <w:pPr>
        <w:rPr>
          <w:rFonts w:hint="eastAsia"/>
        </w:rPr>
      </w:pPr>
      <w:bookmarkStart w:id="83" w:name="_Toc152593081"/>
      <w:bookmarkStart w:id="84" w:name="_Toc152591408"/>
      <w:bookmarkStart w:id="85" w:name="_Toc152530327"/>
      <w:r>
        <w:rPr>
          <w:rFonts w:hint="eastAsia"/>
        </w:rPr>
        <w:br w:type="page"/>
      </w:r>
    </w:p>
    <w:p w14:paraId="74876F58">
      <w:pPr>
        <w:pStyle w:val="2"/>
        <w:numPr>
          <w:ilvl w:val="0"/>
          <w:numId w:val="0"/>
        </w:numPr>
        <w:tabs>
          <w:tab w:val="clear" w:pos="432"/>
        </w:tabs>
        <w:ind w:left="480"/>
      </w:pPr>
      <w:bookmarkStart w:id="86" w:name="_Toc17001"/>
      <w:r>
        <w:rPr>
          <w:rFonts w:hint="default" w:ascii="Times New Roman" w:hAnsi="Times New Roman" w:cs="Times New Roman"/>
        </w:rPr>
        <w:t>3</w:t>
      </w:r>
      <w:r>
        <w:rPr>
          <w:rFonts w:hint="eastAsia" w:ascii="Times New Roman" w:hAnsi="Times New Roman" w:cs="Times New Roman"/>
          <w:lang w:val="en-US" w:eastAsia="zh-CN"/>
        </w:rPr>
        <w:t xml:space="preserve"> </w:t>
      </w:r>
      <w:r>
        <w:t>系统实现</w:t>
      </w:r>
      <w:bookmarkEnd w:id="39"/>
      <w:bookmarkEnd w:id="40"/>
      <w:bookmarkEnd w:id="41"/>
      <w:bookmarkEnd w:id="83"/>
      <w:bookmarkEnd w:id="84"/>
      <w:bookmarkEnd w:id="85"/>
      <w:bookmarkEnd w:id="86"/>
    </w:p>
    <w:p w14:paraId="0E2F2F0D">
      <w:pPr>
        <w:pStyle w:val="5"/>
        <w:numPr>
          <w:ilvl w:val="0"/>
          <w:numId w:val="0"/>
        </w:numPr>
        <w:jc w:val="both"/>
        <w:rPr>
          <w:rFonts w:hint="eastAsia" w:ascii="Times New Roman"/>
          <w:lang w:val="en-US" w:eastAsia="zh-CN"/>
        </w:rPr>
      </w:pPr>
      <w:bookmarkStart w:id="87" w:name="_Toc27949"/>
      <w:bookmarkStart w:id="88" w:name="_Toc8571"/>
      <w:bookmarkStart w:id="89" w:name="_Toc1922"/>
      <w:bookmarkStart w:id="90" w:name="_Toc152530328"/>
      <w:bookmarkStart w:id="91" w:name="_Toc15868"/>
      <w:bookmarkStart w:id="92" w:name="_Toc97388819"/>
      <w:r>
        <w:rPr>
          <w:rFonts w:ascii="Times New Roman"/>
          <w:lang w:val="en-US"/>
        </w:rPr>
        <w:t>3</w:t>
      </w:r>
      <w:r>
        <w:rPr>
          <w:rFonts w:hint="eastAsia" w:ascii="Times New Roman"/>
          <w:lang w:val="en-US"/>
        </w:rPr>
        <w:t xml:space="preserve">.1 </w:t>
      </w:r>
      <w:r>
        <w:rPr>
          <w:rFonts w:hint="eastAsia" w:ascii="Times New Roman"/>
          <w:lang w:val="en-US" w:eastAsia="zh-CN"/>
        </w:rPr>
        <w:t>开发环境介绍</w:t>
      </w:r>
      <w:bookmarkEnd w:id="87"/>
    </w:p>
    <w:p w14:paraId="30D8AAA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FF0000"/>
          <w:sz w:val="24"/>
          <w:szCs w:val="24"/>
        </w:rPr>
        <w:t>对本系统所使用的开发环境做简单介绍，不能超过半页。</w:t>
      </w:r>
    </w:p>
    <w:p w14:paraId="0AC7808D">
      <w:pPr>
        <w:pStyle w:val="5"/>
        <w:numPr>
          <w:ilvl w:val="0"/>
          <w:numId w:val="0"/>
        </w:numPr>
        <w:jc w:val="both"/>
        <w:rPr>
          <w:rFonts w:ascii="Times New Roman"/>
          <w:lang w:val="en-US"/>
        </w:rPr>
      </w:pPr>
      <w:bookmarkStart w:id="93" w:name="_Toc21016"/>
      <w:r>
        <w:rPr>
          <w:rFonts w:ascii="Times New Roman"/>
          <w:lang w:val="en-US"/>
        </w:rPr>
        <w:t>3</w:t>
      </w:r>
      <w:r>
        <w:rPr>
          <w:rFonts w:hint="eastAsia" w:ascii="Times New Roman"/>
          <w:lang w:val="en-US"/>
        </w:rPr>
        <w:t>.</w:t>
      </w:r>
      <w:r>
        <w:rPr>
          <w:rFonts w:hint="eastAsia" w:ascii="Times New Roman"/>
          <w:lang w:val="en-US" w:eastAsia="zh-CN"/>
        </w:rPr>
        <w:t>2</w:t>
      </w:r>
      <w:r>
        <w:rPr>
          <w:rFonts w:hint="eastAsia" w:ascii="Times New Roman"/>
          <w:lang w:val="en-US"/>
        </w:rPr>
        <w:t xml:space="preserve"> </w:t>
      </w:r>
      <w:r>
        <w:rPr>
          <w:rFonts w:ascii="Times New Roman"/>
          <w:lang w:val="en-US"/>
        </w:rPr>
        <w:t>系统框架</w:t>
      </w:r>
      <w:bookmarkEnd w:id="88"/>
      <w:bookmarkEnd w:id="89"/>
      <w:bookmarkEnd w:id="90"/>
      <w:bookmarkEnd w:id="91"/>
      <w:bookmarkEnd w:id="92"/>
      <w:bookmarkEnd w:id="93"/>
    </w:p>
    <w:p w14:paraId="347CF47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3.2小节内容分三部分。第一部分先对系统使用的技术做总体介绍，介绍的技术需与后续内容对应上。第二部分为系统的工程目录结构图截图。第三部分为各个包文件的描述说明。</w:t>
      </w:r>
    </w:p>
    <w:p w14:paraId="6930410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工程目录结构图截图要求：展开文件夹，核心文件均可见；截图要清晰，图片上的文字大小适中，并整体一致。</w:t>
      </w:r>
    </w:p>
    <w:p w14:paraId="74B8DF0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包文件说明部分要求：使用三线表对各包文件进行说明；注意各包中的文件应与工程目录结构图中一致。</w:t>
      </w:r>
    </w:p>
    <w:p w14:paraId="113FFC0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注意，如果系统采用了前后端分离模式开发，需分别描述前后端工程目录结构以及包文件。</w:t>
      </w:r>
    </w:p>
    <w:p w14:paraId="2B54287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rPr>
        <w:t>示例：提示示例只是说明大体的结构，不要照抄，也不代表示例写的特别好。</w:t>
      </w:r>
    </w:p>
    <w:p w14:paraId="229B652F">
      <w:pPr>
        <w:widowControl/>
        <w:tabs>
          <w:tab w:val="left" w:pos="377"/>
        </w:tabs>
        <w:spacing w:line="440" w:lineRule="exact"/>
        <w:ind w:firstLine="480" w:firstLineChars="200"/>
        <w:rPr>
          <w:rFonts w:ascii="Times New Roman" w:hAnsi="Times New Roman" w:eastAsia="宋体" w:cs="Times New Roman"/>
          <w:sz w:val="24"/>
          <w:szCs w:val="20"/>
          <w:lang w:val="zh-CN"/>
        </w:rPr>
      </w:pPr>
      <w:r>
        <w:rPr>
          <w:rFonts w:hint="eastAsia" w:ascii="Times New Roman" w:hAnsi="Times New Roman" w:eastAsia="宋体" w:cs="Times New Roman"/>
          <w:sz w:val="24"/>
          <w:szCs w:val="20"/>
        </w:rPr>
        <w:t>网云音乐</w:t>
      </w:r>
      <w:r>
        <w:rPr>
          <w:rFonts w:hint="eastAsia" w:ascii="Times New Roman" w:hAnsi="Times New Roman" w:eastAsia="宋体" w:cs="Times New Roman"/>
          <w:sz w:val="24"/>
          <w:szCs w:val="20"/>
          <w:lang w:val="zh-CN"/>
        </w:rPr>
        <w:t>管理系统采取并使用了SSM框架进行程序代码的开发，方便信息的保护。数据库方面使用了轻量级MySQL数据库，方便基本数据的操作，以及解决高并发时数据的操作，使用Vue框架</w:t>
      </w:r>
      <w:r>
        <w:rPr>
          <w:rFonts w:hint="eastAsia"/>
          <w:vertAlign w:val="superscript"/>
        </w:rPr>
        <w:t>[12]</w:t>
      </w:r>
      <w:r>
        <w:rPr>
          <w:rFonts w:hint="eastAsia" w:ascii="Times New Roman" w:hAnsi="Times New Roman" w:eastAsia="宋体" w:cs="Times New Roman"/>
          <w:sz w:val="24"/>
          <w:szCs w:val="20"/>
          <w:lang w:val="zh-CN"/>
        </w:rPr>
        <w:t>进行前端代码的书写，界面美观且易于用户进行操作。</w:t>
      </w:r>
      <w:r>
        <w:rPr>
          <w:rFonts w:hint="eastAsia" w:ascii="Times New Roman" w:hAnsi="Times New Roman" w:eastAsia="宋体" w:cs="Times New Roman"/>
          <w:color w:val="FF0000"/>
          <w:sz w:val="24"/>
          <w:szCs w:val="20"/>
        </w:rPr>
        <w:t>系统工程目录结构图</w:t>
      </w:r>
      <w:r>
        <w:rPr>
          <w:rFonts w:hint="eastAsia" w:ascii="Times New Roman" w:hAnsi="Times New Roman" w:eastAsia="宋体" w:cs="Times New Roman"/>
          <w:color w:val="FF0000"/>
          <w:sz w:val="24"/>
          <w:szCs w:val="20"/>
          <w:lang w:eastAsia="zh-CN"/>
        </w:rPr>
        <w:t>（</w:t>
      </w:r>
      <w:r>
        <w:rPr>
          <w:rFonts w:hint="eastAsia" w:ascii="Times New Roman" w:hAnsi="Times New Roman" w:eastAsia="宋体" w:cs="Times New Roman"/>
          <w:color w:val="FF0000"/>
          <w:sz w:val="24"/>
          <w:szCs w:val="20"/>
          <w:lang w:val="en-US" w:eastAsia="zh-CN"/>
        </w:rPr>
        <w:t>如果是前后台分离或者APP项目涉及两个工程，都需要画出来，注意图不能有背景色</w:t>
      </w:r>
      <w:r>
        <w:rPr>
          <w:rFonts w:hint="eastAsia" w:ascii="Times New Roman" w:hAnsi="Times New Roman" w:eastAsia="宋体" w:cs="Times New Roman"/>
          <w:color w:val="FF0000"/>
          <w:sz w:val="24"/>
          <w:szCs w:val="20"/>
          <w:lang w:eastAsia="zh-CN"/>
        </w:rPr>
        <w:t>）</w:t>
      </w:r>
      <w:r>
        <w:rPr>
          <w:rFonts w:hint="eastAsia" w:ascii="Times New Roman" w:hAnsi="Times New Roman" w:eastAsia="宋体" w:cs="Times New Roman"/>
          <w:sz w:val="24"/>
          <w:szCs w:val="20"/>
          <w:lang w:val="zh-CN"/>
        </w:rPr>
        <w:t>，如图</w:t>
      </w:r>
      <w:r>
        <w:rPr>
          <w:rFonts w:ascii="Times New Roman" w:hAnsi="Times New Roman" w:eastAsia="宋体" w:cs="Times New Roman"/>
          <w:sz w:val="24"/>
          <w:szCs w:val="20"/>
          <w:lang w:val="zh-CN"/>
        </w:rPr>
        <w:t>3</w:t>
      </w:r>
      <w:r>
        <w:rPr>
          <w:rFonts w:hint="eastAsia" w:ascii="Times New Roman" w:hAnsi="Times New Roman" w:eastAsia="宋体" w:cs="Times New Roman"/>
          <w:sz w:val="24"/>
          <w:szCs w:val="20"/>
          <w:lang w:val="zh-CN"/>
        </w:rPr>
        <w:t>.1所示。</w:t>
      </w:r>
    </w:p>
    <w:p w14:paraId="72C83BCA">
      <w:pPr>
        <w:tabs>
          <w:tab w:val="left" w:pos="377"/>
        </w:tabs>
        <w:jc w:val="center"/>
        <w:rPr>
          <w:rFonts w:eastAsia="黑体"/>
          <w:szCs w:val="21"/>
        </w:rPr>
      </w:pPr>
      <w:r>
        <w:drawing>
          <wp:inline distT="0" distB="0" distL="0" distR="0">
            <wp:extent cx="1735455" cy="3500120"/>
            <wp:effectExtent l="0" t="0" r="7620" b="5080"/>
            <wp:docPr id="190386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9007" name="Picture 1"/>
                    <pic:cNvPicPr>
                      <a:picLocks noChangeAspect="1"/>
                    </pic:cNvPicPr>
                  </pic:nvPicPr>
                  <pic:blipFill>
                    <a:blip r:embed="rId16"/>
                    <a:stretch>
                      <a:fillRect/>
                    </a:stretch>
                  </pic:blipFill>
                  <pic:spPr>
                    <a:xfrm>
                      <a:off x="0" y="0"/>
                      <a:ext cx="1735989" cy="3500264"/>
                    </a:xfrm>
                    <a:prstGeom prst="rect">
                      <a:avLst/>
                    </a:prstGeom>
                  </pic:spPr>
                </pic:pic>
              </a:graphicData>
            </a:graphic>
          </wp:inline>
        </w:drawing>
      </w:r>
      <w:r>
        <w:drawing>
          <wp:inline distT="0" distB="0" distL="0" distR="0">
            <wp:extent cx="1739900" cy="3507740"/>
            <wp:effectExtent l="0" t="0" r="3175" b="6985"/>
            <wp:docPr id="182287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76028" name="Picture 1"/>
                    <pic:cNvPicPr>
                      <a:picLocks noChangeAspect="1"/>
                    </pic:cNvPicPr>
                  </pic:nvPicPr>
                  <pic:blipFill>
                    <a:blip r:embed="rId17"/>
                    <a:stretch>
                      <a:fillRect/>
                    </a:stretch>
                  </pic:blipFill>
                  <pic:spPr>
                    <a:xfrm>
                      <a:off x="0" y="0"/>
                      <a:ext cx="1740002" cy="3508356"/>
                    </a:xfrm>
                    <a:prstGeom prst="rect">
                      <a:avLst/>
                    </a:prstGeom>
                  </pic:spPr>
                </pic:pic>
              </a:graphicData>
            </a:graphic>
          </wp:inline>
        </w:drawing>
      </w:r>
      <w:r>
        <w:drawing>
          <wp:inline distT="0" distB="0" distL="0" distR="0">
            <wp:extent cx="1739900" cy="3508375"/>
            <wp:effectExtent l="0" t="0" r="3175" b="6350"/>
            <wp:docPr id="86876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2416" name="Picture 1"/>
                    <pic:cNvPicPr>
                      <a:picLocks noChangeAspect="1"/>
                    </pic:cNvPicPr>
                  </pic:nvPicPr>
                  <pic:blipFill>
                    <a:blip r:embed="rId18"/>
                    <a:stretch>
                      <a:fillRect/>
                    </a:stretch>
                  </pic:blipFill>
                  <pic:spPr>
                    <a:xfrm>
                      <a:off x="0" y="0"/>
                      <a:ext cx="1744084" cy="3516584"/>
                    </a:xfrm>
                    <a:prstGeom prst="rect">
                      <a:avLst/>
                    </a:prstGeom>
                  </pic:spPr>
                </pic:pic>
              </a:graphicData>
            </a:graphic>
          </wp:inline>
        </w:drawing>
      </w:r>
    </w:p>
    <w:p w14:paraId="667FA7B4">
      <w:pPr>
        <w:ind w:firstLine="480"/>
        <w:jc w:val="center"/>
        <w:rPr>
          <w:rFonts w:eastAsia="黑体"/>
          <w:color w:val="FF0000"/>
          <w:szCs w:val="21"/>
        </w:rPr>
      </w:pPr>
      <w:r>
        <w:rPr>
          <w:rFonts w:hint="eastAsia" w:eastAsia="黑体"/>
          <w:color w:val="FF0000"/>
          <w:szCs w:val="21"/>
        </w:rPr>
        <w:t>图</w:t>
      </w:r>
      <w:r>
        <w:rPr>
          <w:rFonts w:ascii="Times New Roman" w:hAnsi="Times New Roman" w:eastAsia="黑体" w:cs="Times New Roman"/>
          <w:color w:val="FF0000"/>
          <w:szCs w:val="21"/>
        </w:rPr>
        <w:t>3.1</w:t>
      </w:r>
      <w:r>
        <w:rPr>
          <w:rFonts w:eastAsia="黑体"/>
          <w:color w:val="FF0000"/>
          <w:szCs w:val="21"/>
        </w:rPr>
        <w:t xml:space="preserve"> 工程目录结构图</w:t>
      </w:r>
    </w:p>
    <w:p w14:paraId="7DE27754">
      <w:pPr>
        <w:pStyle w:val="14"/>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下面各包介绍需要与3.1图中的包相匹配，如果包中文件较多，可以描述只介绍核心文件。</w:t>
      </w:r>
    </w:p>
    <w:p w14:paraId="40E6AA0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common包为系统中作用的请求反馈类。common包说明表，如表3.1所示。</w:t>
      </w:r>
    </w:p>
    <w:p w14:paraId="1DADBFE7">
      <w:pPr>
        <w:pStyle w:val="100"/>
        <w:wordWrap/>
        <w:overflowPunct/>
        <w:ind w:firstLine="360"/>
      </w:pPr>
      <w:r>
        <w:rPr>
          <w:rFonts w:hint="eastAsia"/>
        </w:rPr>
        <w:t>表</w:t>
      </w:r>
      <w:r>
        <w:rPr>
          <w:rFonts w:ascii="Times New Roman" w:hAnsi="Times New Roman" w:cs="Times New Roman"/>
        </w:rPr>
        <w:t xml:space="preserve">3.1 </w:t>
      </w:r>
      <w:r>
        <w:rPr>
          <w:rFonts w:hint="eastAsia" w:ascii="Times New Roman" w:hAnsi="Times New Roman" w:cs="Times New Roman"/>
        </w:rPr>
        <w:t>common</w:t>
      </w:r>
      <w:r>
        <w:rPr>
          <w:rFonts w:hint="eastAsia"/>
        </w:rPr>
        <w:t>包说明表</w:t>
      </w:r>
    </w:p>
    <w:tbl>
      <w:tblPr>
        <w:tblStyle w:val="38"/>
        <w:tblW w:w="9180" w:type="dxa"/>
        <w:jc w:val="center"/>
        <w:tblBorders>
          <w:top w:val="single" w:color="auto" w:sz="4"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90"/>
        <w:gridCol w:w="4590"/>
      </w:tblGrid>
      <w:tr w14:paraId="68287EAB">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left w:val="nil"/>
              <w:bottom w:val="single" w:color="auto" w:sz="6" w:space="0"/>
              <w:right w:val="nil"/>
            </w:tcBorders>
            <w:vAlign w:val="center"/>
          </w:tcPr>
          <w:p w14:paraId="07973F23">
            <w:pPr>
              <w:widowControl/>
              <w:tabs>
                <w:tab w:val="left" w:pos="377"/>
              </w:tabs>
              <w:autoSpaceDE w:val="0"/>
              <w:autoSpaceDN w:val="0"/>
              <w:adjustRightInd w:val="0"/>
              <w:spacing w:line="440" w:lineRule="exact"/>
              <w:jc w:val="center"/>
              <w:rPr>
                <w:rFonts w:ascii="宋体" w:hAnsi="宋体" w:eastAsia="宋体" w:cs="Times New Roman"/>
                <w:b w:val="0"/>
                <w:bCs w:val="0"/>
                <w:kern w:val="0"/>
                <w:szCs w:val="21"/>
              </w:rPr>
            </w:pPr>
            <w:r>
              <w:rPr>
                <w:rFonts w:hint="eastAsia" w:ascii="宋体" w:hAnsi="宋体" w:eastAsia="宋体" w:cs="Times New Roman"/>
                <w:b w:val="0"/>
                <w:bCs w:val="0"/>
                <w:kern w:val="0"/>
                <w:szCs w:val="21"/>
              </w:rPr>
              <w:t>文件名</w:t>
            </w:r>
          </w:p>
        </w:tc>
        <w:tc>
          <w:tcPr>
            <w:tcW w:w="4590" w:type="dxa"/>
            <w:tcBorders>
              <w:left w:val="nil"/>
              <w:bottom w:val="single" w:color="auto" w:sz="6" w:space="0"/>
              <w:right w:val="nil"/>
            </w:tcBorders>
            <w:vAlign w:val="center"/>
          </w:tcPr>
          <w:p w14:paraId="37BE30DB">
            <w:pPr>
              <w:widowControl/>
              <w:tabs>
                <w:tab w:val="left" w:pos="377"/>
              </w:tabs>
              <w:autoSpaceDE w:val="0"/>
              <w:autoSpaceDN w:val="0"/>
              <w:adjustRightInd w:val="0"/>
              <w:spacing w:line="440" w:lineRule="exact"/>
              <w:jc w:val="center"/>
              <w:rPr>
                <w:rFonts w:ascii="宋体" w:hAnsi="宋体" w:eastAsia="宋体" w:cs="Times New Roman"/>
                <w:b w:val="0"/>
                <w:bCs w:val="0"/>
                <w:kern w:val="0"/>
                <w:szCs w:val="21"/>
              </w:rPr>
            </w:pPr>
            <w:r>
              <w:rPr>
                <w:rFonts w:hint="eastAsia" w:ascii="宋体" w:hAnsi="宋体" w:eastAsia="宋体" w:cs="Times New Roman"/>
                <w:b w:val="0"/>
                <w:bCs w:val="0"/>
                <w:kern w:val="0"/>
                <w:szCs w:val="21"/>
              </w:rPr>
              <w:t>作用</w:t>
            </w:r>
          </w:p>
        </w:tc>
      </w:tr>
      <w:tr w14:paraId="3114522A">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top w:val="nil"/>
              <w:left w:val="nil"/>
              <w:bottom w:val="nil"/>
              <w:right w:val="nil"/>
            </w:tcBorders>
          </w:tcPr>
          <w:p w14:paraId="67AAF741">
            <w:pPr>
              <w:ind w:firstLine="420"/>
              <w:jc w:val="center"/>
              <w:rPr>
                <w:rFonts w:ascii="Times New Roman" w:hAnsi="Times New Roman" w:eastAsia="宋体" w:cs="Times New Roman"/>
                <w:b w:val="0"/>
                <w:bCs w:val="0"/>
                <w:kern w:val="0"/>
                <w:szCs w:val="21"/>
              </w:rPr>
            </w:pPr>
            <w:r>
              <w:rPr>
                <w:rFonts w:hint="eastAsia" w:ascii="Times New Roman" w:hAnsi="Times New Roman" w:eastAsia="宋体" w:cs="Times New Roman"/>
                <w:b w:val="0"/>
                <w:bCs w:val="0"/>
                <w:kern w:val="0"/>
                <w:szCs w:val="21"/>
              </w:rPr>
              <w:t>ErrorMessage.java</w:t>
            </w:r>
          </w:p>
        </w:tc>
        <w:tc>
          <w:tcPr>
            <w:tcW w:w="4590" w:type="dxa"/>
            <w:tcBorders>
              <w:top w:val="nil"/>
              <w:left w:val="nil"/>
              <w:bottom w:val="nil"/>
              <w:right w:val="nil"/>
            </w:tcBorders>
            <w:vAlign w:val="center"/>
          </w:tcPr>
          <w:p w14:paraId="4A1E51DD">
            <w:pPr>
              <w:tabs>
                <w:tab w:val="left" w:pos="377"/>
              </w:tabs>
              <w:adjustRightInd w:val="0"/>
              <w:ind w:firstLine="420"/>
              <w:jc w:val="center"/>
              <w:rPr>
                <w:rFonts w:ascii="宋体" w:hAnsi="宋体" w:eastAsia="宋体" w:cs="宋体"/>
                <w:b w:val="0"/>
                <w:bCs w:val="0"/>
                <w:szCs w:val="21"/>
              </w:rPr>
            </w:pPr>
            <w:r>
              <w:rPr>
                <w:rFonts w:hint="eastAsia" w:ascii="宋体" w:hAnsi="宋体" w:eastAsia="宋体" w:cs="宋体"/>
                <w:b w:val="0"/>
                <w:bCs w:val="0"/>
                <w:szCs w:val="21"/>
              </w:rPr>
              <w:t>错误信息反馈类</w:t>
            </w:r>
          </w:p>
        </w:tc>
      </w:tr>
      <w:tr w14:paraId="3ED1E725">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top w:val="nil"/>
              <w:left w:val="nil"/>
              <w:bottom w:val="nil"/>
              <w:right w:val="nil"/>
            </w:tcBorders>
          </w:tcPr>
          <w:p w14:paraId="4B38B4C4">
            <w:pPr>
              <w:ind w:firstLine="420"/>
              <w:jc w:val="center"/>
              <w:rPr>
                <w:rFonts w:ascii="Times New Roman" w:hAnsi="Times New Roman" w:eastAsia="宋体" w:cs="Times New Roman"/>
                <w:b w:val="0"/>
                <w:bCs w:val="0"/>
                <w:kern w:val="0"/>
                <w:szCs w:val="21"/>
              </w:rPr>
            </w:pPr>
            <w:r>
              <w:rPr>
                <w:rFonts w:hint="eastAsia" w:ascii="Times New Roman" w:hAnsi="Times New Roman" w:eastAsia="宋体" w:cs="Times New Roman"/>
                <w:b w:val="0"/>
                <w:bCs w:val="0"/>
                <w:kern w:val="0"/>
                <w:szCs w:val="21"/>
              </w:rPr>
              <w:t>FatalMessage.java</w:t>
            </w:r>
          </w:p>
        </w:tc>
        <w:tc>
          <w:tcPr>
            <w:tcW w:w="4590" w:type="dxa"/>
            <w:tcBorders>
              <w:top w:val="nil"/>
              <w:left w:val="nil"/>
              <w:bottom w:val="nil"/>
              <w:right w:val="nil"/>
            </w:tcBorders>
            <w:vAlign w:val="center"/>
          </w:tcPr>
          <w:p w14:paraId="66635213">
            <w:pPr>
              <w:tabs>
                <w:tab w:val="left" w:pos="377"/>
              </w:tabs>
              <w:adjustRightInd w:val="0"/>
              <w:ind w:firstLine="420"/>
              <w:jc w:val="center"/>
              <w:rPr>
                <w:rFonts w:ascii="宋体" w:hAnsi="宋体" w:eastAsia="宋体" w:cs="宋体"/>
                <w:b w:val="0"/>
                <w:bCs w:val="0"/>
                <w:szCs w:val="21"/>
              </w:rPr>
            </w:pPr>
            <w:r>
              <w:rPr>
                <w:rFonts w:hint="eastAsia" w:ascii="宋体" w:hAnsi="宋体" w:eastAsia="宋体" w:cs="宋体"/>
                <w:b w:val="0"/>
                <w:bCs w:val="0"/>
                <w:szCs w:val="21"/>
              </w:rPr>
              <w:t>失败信息反馈类</w:t>
            </w:r>
          </w:p>
        </w:tc>
      </w:tr>
      <w:tr w14:paraId="67461348">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top w:val="nil"/>
              <w:left w:val="nil"/>
              <w:bottom w:val="nil"/>
              <w:right w:val="nil"/>
            </w:tcBorders>
          </w:tcPr>
          <w:p w14:paraId="6F86CF41">
            <w:pPr>
              <w:ind w:firstLine="420"/>
              <w:jc w:val="center"/>
              <w:rPr>
                <w:rFonts w:ascii="Times New Roman" w:hAnsi="Times New Roman" w:eastAsia="宋体" w:cs="Times New Roman"/>
                <w:b w:val="0"/>
                <w:bCs w:val="0"/>
                <w:kern w:val="0"/>
                <w:szCs w:val="21"/>
              </w:rPr>
            </w:pPr>
            <w:r>
              <w:rPr>
                <w:rFonts w:hint="eastAsia" w:ascii="Times New Roman" w:hAnsi="Times New Roman" w:eastAsia="宋体" w:cs="Times New Roman"/>
                <w:b w:val="0"/>
                <w:bCs w:val="0"/>
                <w:kern w:val="0"/>
                <w:szCs w:val="21"/>
              </w:rPr>
              <w:t>SuccessMessage.java</w:t>
            </w:r>
          </w:p>
        </w:tc>
        <w:tc>
          <w:tcPr>
            <w:tcW w:w="4590" w:type="dxa"/>
            <w:tcBorders>
              <w:top w:val="nil"/>
              <w:left w:val="nil"/>
              <w:bottom w:val="nil"/>
              <w:right w:val="nil"/>
            </w:tcBorders>
          </w:tcPr>
          <w:p w14:paraId="47206A72">
            <w:pPr>
              <w:tabs>
                <w:tab w:val="left" w:pos="377"/>
              </w:tabs>
              <w:adjustRightInd w:val="0"/>
              <w:ind w:firstLine="420"/>
              <w:jc w:val="center"/>
              <w:rPr>
                <w:rFonts w:ascii="宋体" w:hAnsi="宋体" w:eastAsia="宋体" w:cs="宋体"/>
                <w:b w:val="0"/>
                <w:bCs w:val="0"/>
                <w:szCs w:val="21"/>
              </w:rPr>
            </w:pPr>
            <w:r>
              <w:rPr>
                <w:rFonts w:hint="eastAsia" w:ascii="宋体" w:hAnsi="宋体" w:eastAsia="宋体" w:cs="宋体"/>
                <w:b w:val="0"/>
                <w:bCs w:val="0"/>
                <w:szCs w:val="21"/>
              </w:rPr>
              <w:t>成功信息反馈类</w:t>
            </w:r>
          </w:p>
        </w:tc>
      </w:tr>
      <w:tr w14:paraId="3A31975D">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top w:val="nil"/>
              <w:left w:val="nil"/>
              <w:bottom w:val="single" w:color="auto" w:sz="4" w:space="0"/>
              <w:right w:val="nil"/>
            </w:tcBorders>
          </w:tcPr>
          <w:p w14:paraId="114D4A88">
            <w:pPr>
              <w:ind w:firstLine="420"/>
              <w:jc w:val="center"/>
              <w:rPr>
                <w:rFonts w:ascii="Times New Roman" w:hAnsi="Times New Roman" w:eastAsia="宋体" w:cs="Times New Roman"/>
                <w:b w:val="0"/>
                <w:bCs w:val="0"/>
                <w:kern w:val="0"/>
                <w:szCs w:val="21"/>
              </w:rPr>
            </w:pPr>
            <w:r>
              <w:rPr>
                <w:rFonts w:hint="eastAsia" w:ascii="Times New Roman" w:hAnsi="Times New Roman" w:eastAsia="宋体" w:cs="Times New Roman"/>
                <w:b w:val="0"/>
                <w:bCs w:val="0"/>
                <w:kern w:val="0"/>
                <w:szCs w:val="21"/>
              </w:rPr>
              <w:t>WarningMessage.java</w:t>
            </w:r>
          </w:p>
        </w:tc>
        <w:tc>
          <w:tcPr>
            <w:tcW w:w="4590" w:type="dxa"/>
            <w:tcBorders>
              <w:top w:val="nil"/>
              <w:left w:val="nil"/>
              <w:bottom w:val="single" w:color="auto" w:sz="4" w:space="0"/>
              <w:right w:val="nil"/>
            </w:tcBorders>
          </w:tcPr>
          <w:p w14:paraId="07B75E10">
            <w:pPr>
              <w:tabs>
                <w:tab w:val="left" w:pos="377"/>
              </w:tabs>
              <w:adjustRightInd w:val="0"/>
              <w:ind w:firstLine="420"/>
              <w:jc w:val="center"/>
              <w:rPr>
                <w:rFonts w:ascii="宋体" w:hAnsi="宋体" w:eastAsia="宋体" w:cs="宋体"/>
                <w:b w:val="0"/>
                <w:bCs w:val="0"/>
                <w:szCs w:val="21"/>
              </w:rPr>
            </w:pPr>
            <w:r>
              <w:rPr>
                <w:rFonts w:hint="eastAsia" w:ascii="宋体" w:hAnsi="宋体" w:eastAsia="宋体" w:cs="宋体"/>
                <w:b w:val="0"/>
                <w:bCs w:val="0"/>
                <w:szCs w:val="21"/>
              </w:rPr>
              <w:t>警告信息反馈类</w:t>
            </w:r>
          </w:p>
        </w:tc>
      </w:tr>
    </w:tbl>
    <w:p w14:paraId="22FEBA0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config包为系统中作用的配置类。该包中配置了系统所需要的代码配置类工具。config包说明表，如表3.2所示。</w:t>
      </w:r>
    </w:p>
    <w:p w14:paraId="7965076B">
      <w:pPr>
        <w:pStyle w:val="100"/>
        <w:wordWrap/>
        <w:overflowPunct/>
        <w:ind w:firstLine="480"/>
      </w:pPr>
      <w:r>
        <w:rPr>
          <w:rFonts w:hint="eastAsia"/>
        </w:rPr>
        <w:t>表</w:t>
      </w:r>
      <w:r>
        <w:rPr>
          <w:rFonts w:ascii="Times New Roman" w:hAnsi="Times New Roman" w:cs="Times New Roman"/>
        </w:rPr>
        <w:t>3</w:t>
      </w:r>
      <w:r>
        <w:rPr>
          <w:rFonts w:hint="eastAsia" w:ascii="Times New Roman" w:hAnsi="Times New Roman" w:cs="Times New Roman"/>
        </w:rPr>
        <w:t>.2 config</w:t>
      </w:r>
      <w:r>
        <w:rPr>
          <w:rFonts w:hint="eastAsia"/>
        </w:rPr>
        <w:t>包说明表</w:t>
      </w:r>
    </w:p>
    <w:tbl>
      <w:tblPr>
        <w:tblStyle w:val="38"/>
        <w:tblW w:w="922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11"/>
        <w:gridCol w:w="4611"/>
      </w:tblGrid>
      <w:tr w14:paraId="7336FB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297" w:hRule="atLeast"/>
          <w:jc w:val="center"/>
        </w:trPr>
        <w:tc>
          <w:tcPr>
            <w:tcW w:w="4611" w:type="dxa"/>
            <w:tcBorders>
              <w:top w:val="single" w:color="auto" w:sz="8" w:space="0"/>
              <w:left w:val="nil"/>
              <w:bottom w:val="single" w:color="auto" w:sz="6" w:space="0"/>
              <w:right w:val="nil"/>
            </w:tcBorders>
          </w:tcPr>
          <w:p w14:paraId="0CB00B86">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611" w:type="dxa"/>
            <w:tcBorders>
              <w:top w:val="single" w:color="auto" w:sz="8" w:space="0"/>
              <w:left w:val="nil"/>
              <w:bottom w:val="single" w:color="auto" w:sz="6" w:space="0"/>
              <w:right w:val="nil"/>
            </w:tcBorders>
          </w:tcPr>
          <w:p w14:paraId="4117AB8D">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5F40BB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29F8E32B">
            <w:pPr>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WebCharacterEncodingFilter.java</w:t>
            </w:r>
          </w:p>
        </w:tc>
        <w:tc>
          <w:tcPr>
            <w:tcW w:w="4611" w:type="dxa"/>
            <w:tcBorders>
              <w:top w:val="nil"/>
              <w:left w:val="nil"/>
              <w:bottom w:val="nil"/>
              <w:right w:val="nil"/>
            </w:tcBorders>
          </w:tcPr>
          <w:p w14:paraId="40CDBFBE">
            <w:pPr>
              <w:tabs>
                <w:tab w:val="left" w:pos="377"/>
              </w:tabs>
              <w:adjustRightInd w:val="0"/>
              <w:ind w:firstLine="420"/>
              <w:jc w:val="center"/>
              <w:rPr>
                <w:rFonts w:ascii="宋体" w:hAnsi="宋体" w:eastAsia="宋体" w:cs="宋体"/>
                <w:szCs w:val="21"/>
              </w:rPr>
            </w:pPr>
            <w:r>
              <w:rPr>
                <w:rFonts w:hint="eastAsia" w:ascii="宋体" w:hAnsi="宋体" w:eastAsia="宋体" w:cs="宋体"/>
                <w:szCs w:val="21"/>
              </w:rPr>
              <w:t>基础配置类</w:t>
            </w:r>
          </w:p>
        </w:tc>
      </w:tr>
      <w:tr w14:paraId="31067D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single" w:color="auto" w:sz="4" w:space="0"/>
              <w:right w:val="nil"/>
            </w:tcBorders>
          </w:tcPr>
          <w:p w14:paraId="1881E329">
            <w:pPr>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WebMvcConfig.java</w:t>
            </w:r>
          </w:p>
        </w:tc>
        <w:tc>
          <w:tcPr>
            <w:tcW w:w="4611" w:type="dxa"/>
            <w:tcBorders>
              <w:top w:val="nil"/>
              <w:left w:val="nil"/>
              <w:bottom w:val="single" w:color="auto" w:sz="4" w:space="0"/>
              <w:right w:val="nil"/>
            </w:tcBorders>
          </w:tcPr>
          <w:p w14:paraId="393D9073">
            <w:pPr>
              <w:tabs>
                <w:tab w:val="left" w:pos="377"/>
              </w:tabs>
              <w:adjustRightInd w:val="0"/>
              <w:ind w:firstLine="420"/>
              <w:jc w:val="center"/>
              <w:rPr>
                <w:rFonts w:ascii="宋体" w:hAnsi="宋体" w:eastAsia="宋体" w:cs="宋体"/>
                <w:szCs w:val="21"/>
              </w:rPr>
            </w:pPr>
            <w:r>
              <w:rPr>
                <w:rFonts w:hint="eastAsia" w:ascii="宋体" w:hAnsi="宋体" w:eastAsia="宋体" w:cs="宋体"/>
                <w:szCs w:val="21"/>
              </w:rPr>
              <w:t>网端配置类</w:t>
            </w:r>
          </w:p>
        </w:tc>
      </w:tr>
    </w:tbl>
    <w:p w14:paraId="7A80A9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constant包为系统的常量类，constantr包说明表，如表3.3所示。</w:t>
      </w:r>
    </w:p>
    <w:p w14:paraId="03263B2E">
      <w:pPr>
        <w:pStyle w:val="100"/>
        <w:wordWrap/>
        <w:overflowPunct/>
        <w:ind w:firstLine="480"/>
      </w:pPr>
      <w:r>
        <w:rPr>
          <w:rFonts w:hint="eastAsia"/>
        </w:rPr>
        <w:t>表</w:t>
      </w:r>
      <w:r>
        <w:rPr>
          <w:rFonts w:ascii="Times New Roman" w:hAnsi="Times New Roman" w:cs="Times New Roman"/>
        </w:rPr>
        <w:t>3</w:t>
      </w:r>
      <w:r>
        <w:rPr>
          <w:rFonts w:hint="eastAsia" w:ascii="Times New Roman" w:hAnsi="Times New Roman" w:cs="Times New Roman"/>
        </w:rPr>
        <w:t>.3 constantr</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058664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4DC35615">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12DBEE8D">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660C54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39711F6F">
            <w:pPr>
              <w:tabs>
                <w:tab w:val="left" w:pos="377"/>
              </w:tabs>
              <w:ind w:firstLine="420"/>
              <w:jc w:val="center"/>
              <w:rPr>
                <w:szCs w:val="21"/>
              </w:rPr>
            </w:pPr>
            <w:r>
              <w:rPr>
                <w:rFonts w:hint="eastAsia" w:ascii="Times New Roman" w:hAnsi="Times New Roman" w:eastAsia="宋体" w:cs="Times New Roman"/>
                <w:kern w:val="0"/>
                <w:szCs w:val="21"/>
              </w:rPr>
              <w:t>Constants.java</w:t>
            </w:r>
          </w:p>
        </w:tc>
        <w:tc>
          <w:tcPr>
            <w:tcW w:w="4562" w:type="dxa"/>
            <w:tcBorders>
              <w:top w:val="nil"/>
              <w:left w:val="nil"/>
              <w:bottom w:val="single" w:color="auto" w:sz="4" w:space="0"/>
              <w:right w:val="nil"/>
            </w:tcBorders>
            <w:vAlign w:val="center"/>
          </w:tcPr>
          <w:p w14:paraId="63C1A62E">
            <w:pPr>
              <w:tabs>
                <w:tab w:val="left" w:pos="377"/>
              </w:tabs>
              <w:adjustRightInd w:val="0"/>
              <w:ind w:firstLine="420"/>
              <w:jc w:val="center"/>
              <w:rPr>
                <w:szCs w:val="21"/>
              </w:rPr>
            </w:pPr>
            <w:r>
              <w:rPr>
                <w:rFonts w:hint="eastAsia" w:ascii="宋体" w:hAnsi="宋体" w:eastAsia="宋体" w:cs="宋体"/>
                <w:szCs w:val="21"/>
              </w:rPr>
              <w:t>系统常量类</w:t>
            </w:r>
          </w:p>
        </w:tc>
      </w:tr>
    </w:tbl>
    <w:p w14:paraId="29CD711A">
      <w:pPr>
        <w:ind w:firstLine="480"/>
        <w:rPr>
          <w:ins w:id="1" w:author="小新" w:date="2025-02-18T18:40:05Z"/>
          <w:rFonts w:hint="eastAsia"/>
        </w:rPr>
      </w:pPr>
      <w:r>
        <w:rPr>
          <w:rFonts w:hint="eastAsia" w:ascii="Times New Roman" w:hAnsi="Times New Roman" w:eastAsia="宋体" w:cs="Times New Roman"/>
          <w:sz w:val="24"/>
          <w:szCs w:val="20"/>
        </w:rPr>
        <w:t>controller包为支撑本系统的控制类。controller包说明表，如表3.4所示。</w:t>
      </w:r>
      <w:r>
        <w:commentReference w:id="12"/>
      </w:r>
    </w:p>
    <w:p w14:paraId="58C7E594">
      <w:pPr>
        <w:pStyle w:val="14"/>
        <w:ind w:firstLine="420"/>
        <w:rPr>
          <w:rFonts w:hint="eastAsia"/>
        </w:rPr>
      </w:pPr>
    </w:p>
    <w:p w14:paraId="72B12F03">
      <w:pPr>
        <w:pStyle w:val="100"/>
        <w:wordWrap/>
        <w:overflowPunct/>
        <w:ind w:firstLine="560"/>
      </w:pPr>
      <w:r>
        <w:rPr>
          <w:rFonts w:hint="eastAsia"/>
        </w:rPr>
        <w:t>表</w:t>
      </w:r>
      <w:r>
        <w:rPr>
          <w:rFonts w:ascii="Times New Roman" w:hAnsi="Times New Roman" w:cs="Times New Roman"/>
        </w:rPr>
        <w:t>3</w:t>
      </w:r>
      <w:r>
        <w:rPr>
          <w:rFonts w:hint="eastAsia" w:ascii="Times New Roman" w:hAnsi="Times New Roman" w:cs="Times New Roman"/>
        </w:rPr>
        <w:t xml:space="preserve">.4 </w:t>
      </w:r>
      <w:r>
        <w:rPr>
          <w:rFonts w:ascii="Times New Roman" w:hAnsi="Times New Roman" w:cs="Times New Roman"/>
        </w:rPr>
        <w:t>controller</w:t>
      </w:r>
      <w:r>
        <w:rPr>
          <w:rFonts w:hint="eastAsia"/>
        </w:rPr>
        <w:t>包说明表</w:t>
      </w:r>
    </w:p>
    <w:tbl>
      <w:tblPr>
        <w:tblStyle w:val="38"/>
        <w:tblW w:w="922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11"/>
        <w:gridCol w:w="4611"/>
      </w:tblGrid>
      <w:tr w14:paraId="37C8C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4611" w:type="dxa"/>
            <w:tcBorders>
              <w:top w:val="single" w:color="auto" w:sz="8" w:space="0"/>
              <w:left w:val="nil"/>
              <w:bottom w:val="single" w:color="auto" w:sz="6" w:space="0"/>
              <w:right w:val="nil"/>
            </w:tcBorders>
          </w:tcPr>
          <w:p w14:paraId="7777BB7E">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611" w:type="dxa"/>
            <w:tcBorders>
              <w:top w:val="single" w:color="auto" w:sz="8" w:space="0"/>
              <w:left w:val="nil"/>
              <w:bottom w:val="single" w:color="auto" w:sz="6" w:space="0"/>
              <w:right w:val="nil"/>
            </w:tcBorders>
          </w:tcPr>
          <w:p w14:paraId="4925FB48">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4A041A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7EA695D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AdminController.java</w:t>
            </w:r>
          </w:p>
        </w:tc>
        <w:tc>
          <w:tcPr>
            <w:tcW w:w="4611" w:type="dxa"/>
            <w:tcBorders>
              <w:top w:val="nil"/>
              <w:left w:val="nil"/>
              <w:bottom w:val="nil"/>
              <w:right w:val="nil"/>
            </w:tcBorders>
          </w:tcPr>
          <w:p w14:paraId="01E45486">
            <w:pPr>
              <w:tabs>
                <w:tab w:val="left" w:pos="377"/>
              </w:tabs>
              <w:ind w:firstLine="420"/>
              <w:jc w:val="center"/>
              <w:rPr>
                <w:rFonts w:ascii="宋体" w:hAnsi="宋体" w:eastAsia="宋体" w:cs="宋体"/>
                <w:szCs w:val="21"/>
              </w:rPr>
            </w:pPr>
            <w:r>
              <w:rPr>
                <w:rFonts w:hint="eastAsia" w:ascii="宋体" w:hAnsi="宋体" w:eastAsia="宋体" w:cs="宋体"/>
                <w:szCs w:val="21"/>
              </w:rPr>
              <w:t>用户信息控制类</w:t>
            </w:r>
          </w:p>
        </w:tc>
      </w:tr>
      <w:tr w14:paraId="205D7C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2CF9D00B">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CollectController.java</w:t>
            </w:r>
          </w:p>
        </w:tc>
        <w:tc>
          <w:tcPr>
            <w:tcW w:w="4611" w:type="dxa"/>
            <w:tcBorders>
              <w:top w:val="nil"/>
              <w:left w:val="nil"/>
              <w:bottom w:val="nil"/>
              <w:right w:val="nil"/>
            </w:tcBorders>
          </w:tcPr>
          <w:p w14:paraId="274D08CE">
            <w:pPr>
              <w:tabs>
                <w:tab w:val="left" w:pos="377"/>
              </w:tabs>
              <w:ind w:firstLine="420"/>
              <w:jc w:val="center"/>
              <w:rPr>
                <w:rFonts w:ascii="宋体" w:hAnsi="宋体" w:eastAsia="宋体" w:cs="宋体"/>
                <w:szCs w:val="21"/>
              </w:rPr>
            </w:pPr>
            <w:r>
              <w:rPr>
                <w:rFonts w:hint="eastAsia" w:ascii="宋体" w:hAnsi="宋体" w:eastAsia="宋体" w:cs="宋体"/>
                <w:szCs w:val="21"/>
              </w:rPr>
              <w:t>信息收集控制类</w:t>
            </w:r>
          </w:p>
        </w:tc>
      </w:tr>
      <w:tr w14:paraId="13365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0391B6D8">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CommentController.java</w:t>
            </w:r>
          </w:p>
        </w:tc>
        <w:tc>
          <w:tcPr>
            <w:tcW w:w="4611" w:type="dxa"/>
            <w:tcBorders>
              <w:top w:val="nil"/>
              <w:left w:val="nil"/>
              <w:bottom w:val="nil"/>
              <w:right w:val="nil"/>
            </w:tcBorders>
          </w:tcPr>
          <w:p w14:paraId="2BD6BB92">
            <w:pPr>
              <w:tabs>
                <w:tab w:val="left" w:pos="377"/>
              </w:tabs>
              <w:ind w:firstLine="420"/>
              <w:jc w:val="center"/>
              <w:rPr>
                <w:rFonts w:ascii="宋体" w:hAnsi="宋体" w:eastAsia="宋体" w:cs="宋体"/>
                <w:szCs w:val="21"/>
              </w:rPr>
            </w:pPr>
            <w:r>
              <w:rPr>
                <w:rFonts w:hint="eastAsia" w:ascii="宋体" w:hAnsi="宋体" w:eastAsia="宋体" w:cs="宋体"/>
                <w:szCs w:val="21"/>
              </w:rPr>
              <w:t>评论信息控制类</w:t>
            </w:r>
          </w:p>
        </w:tc>
      </w:tr>
      <w:tr w14:paraId="19714E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2B8DEFE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ConsumerController.java</w:t>
            </w:r>
          </w:p>
        </w:tc>
        <w:tc>
          <w:tcPr>
            <w:tcW w:w="4611" w:type="dxa"/>
            <w:tcBorders>
              <w:top w:val="nil"/>
              <w:left w:val="nil"/>
              <w:bottom w:val="nil"/>
              <w:right w:val="nil"/>
            </w:tcBorders>
          </w:tcPr>
          <w:p w14:paraId="368E3B47">
            <w:pPr>
              <w:tabs>
                <w:tab w:val="left" w:pos="377"/>
              </w:tabs>
              <w:ind w:firstLine="420"/>
              <w:jc w:val="center"/>
              <w:rPr>
                <w:rFonts w:ascii="宋体" w:hAnsi="宋体" w:eastAsia="宋体" w:cs="宋体"/>
                <w:szCs w:val="21"/>
              </w:rPr>
            </w:pPr>
            <w:r>
              <w:rPr>
                <w:rFonts w:hint="eastAsia" w:ascii="宋体" w:hAnsi="宋体" w:eastAsia="宋体" w:cs="宋体"/>
                <w:szCs w:val="21"/>
              </w:rPr>
              <w:t>顾客信息控制类</w:t>
            </w:r>
          </w:p>
        </w:tc>
      </w:tr>
      <w:tr w14:paraId="1F28EC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371573D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ListSongController.java</w:t>
            </w:r>
          </w:p>
        </w:tc>
        <w:tc>
          <w:tcPr>
            <w:tcW w:w="4611" w:type="dxa"/>
            <w:tcBorders>
              <w:top w:val="nil"/>
              <w:left w:val="nil"/>
              <w:bottom w:val="nil"/>
              <w:right w:val="nil"/>
            </w:tcBorders>
          </w:tcPr>
          <w:p w14:paraId="522CDBFB">
            <w:pPr>
              <w:tabs>
                <w:tab w:val="left" w:pos="377"/>
              </w:tabs>
              <w:ind w:firstLine="420"/>
              <w:jc w:val="center"/>
              <w:rPr>
                <w:rFonts w:ascii="宋体" w:hAnsi="宋体" w:eastAsia="宋体" w:cs="宋体"/>
                <w:szCs w:val="21"/>
              </w:rPr>
            </w:pPr>
            <w:r>
              <w:rPr>
                <w:rFonts w:hint="eastAsia" w:ascii="宋体" w:hAnsi="宋体" w:eastAsia="宋体" w:cs="宋体"/>
                <w:szCs w:val="21"/>
              </w:rPr>
              <w:t>歌单信息控制类</w:t>
            </w:r>
          </w:p>
        </w:tc>
      </w:tr>
      <w:tr w14:paraId="34EEF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1274D9B6">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RankListController.java</w:t>
            </w:r>
          </w:p>
        </w:tc>
        <w:tc>
          <w:tcPr>
            <w:tcW w:w="4611" w:type="dxa"/>
            <w:tcBorders>
              <w:top w:val="nil"/>
              <w:left w:val="nil"/>
              <w:bottom w:val="nil"/>
              <w:right w:val="nil"/>
            </w:tcBorders>
          </w:tcPr>
          <w:p w14:paraId="5B2CF6DD">
            <w:pPr>
              <w:tabs>
                <w:tab w:val="left" w:pos="377"/>
              </w:tabs>
              <w:ind w:firstLine="420"/>
              <w:jc w:val="center"/>
              <w:rPr>
                <w:rFonts w:ascii="宋体" w:hAnsi="宋体" w:eastAsia="宋体" w:cs="宋体"/>
                <w:szCs w:val="21"/>
              </w:rPr>
            </w:pPr>
            <w:r>
              <w:rPr>
                <w:rFonts w:hint="eastAsia" w:ascii="宋体" w:hAnsi="宋体" w:eastAsia="宋体" w:cs="宋体"/>
                <w:szCs w:val="21"/>
              </w:rPr>
              <w:t>用户等级控制类</w:t>
            </w:r>
          </w:p>
        </w:tc>
      </w:tr>
      <w:tr w14:paraId="0BFAAE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45C19DCF">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SingerController.java</w:t>
            </w:r>
          </w:p>
        </w:tc>
        <w:tc>
          <w:tcPr>
            <w:tcW w:w="4611" w:type="dxa"/>
            <w:tcBorders>
              <w:top w:val="nil"/>
              <w:left w:val="nil"/>
              <w:bottom w:val="nil"/>
              <w:right w:val="nil"/>
            </w:tcBorders>
          </w:tcPr>
          <w:p w14:paraId="75934E81">
            <w:pPr>
              <w:tabs>
                <w:tab w:val="left" w:pos="377"/>
              </w:tabs>
              <w:ind w:firstLine="420"/>
              <w:jc w:val="center"/>
              <w:rPr>
                <w:rFonts w:ascii="宋体" w:hAnsi="宋体" w:eastAsia="宋体" w:cs="宋体"/>
                <w:szCs w:val="21"/>
              </w:rPr>
            </w:pPr>
            <w:r>
              <w:rPr>
                <w:rFonts w:hint="eastAsia" w:ascii="宋体" w:hAnsi="宋体" w:eastAsia="宋体" w:cs="宋体"/>
                <w:szCs w:val="21"/>
              </w:rPr>
              <w:t>歌手信息控制类</w:t>
            </w:r>
          </w:p>
        </w:tc>
      </w:tr>
      <w:tr w14:paraId="7C914C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2B993657">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SongController.java</w:t>
            </w:r>
          </w:p>
        </w:tc>
        <w:tc>
          <w:tcPr>
            <w:tcW w:w="4611" w:type="dxa"/>
            <w:tcBorders>
              <w:top w:val="nil"/>
              <w:left w:val="nil"/>
              <w:bottom w:val="nil"/>
              <w:right w:val="nil"/>
            </w:tcBorders>
          </w:tcPr>
          <w:p w14:paraId="0DD39643">
            <w:pPr>
              <w:tabs>
                <w:tab w:val="left" w:pos="377"/>
              </w:tabs>
              <w:ind w:firstLine="420"/>
              <w:jc w:val="center"/>
              <w:rPr>
                <w:rFonts w:ascii="宋体" w:hAnsi="宋体" w:eastAsia="宋体" w:cs="宋体"/>
                <w:szCs w:val="21"/>
              </w:rPr>
            </w:pPr>
            <w:r>
              <w:rPr>
                <w:rFonts w:hint="eastAsia" w:ascii="宋体" w:hAnsi="宋体" w:eastAsia="宋体" w:cs="宋体"/>
                <w:szCs w:val="21"/>
              </w:rPr>
              <w:t>歌曲信息控制类</w:t>
            </w:r>
          </w:p>
        </w:tc>
      </w:tr>
      <w:tr w14:paraId="7520D8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single" w:color="auto" w:sz="8" w:space="0"/>
              <w:right w:val="nil"/>
            </w:tcBorders>
          </w:tcPr>
          <w:p w14:paraId="61C85B5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SongListController.java</w:t>
            </w:r>
          </w:p>
        </w:tc>
        <w:tc>
          <w:tcPr>
            <w:tcW w:w="4611" w:type="dxa"/>
            <w:tcBorders>
              <w:top w:val="nil"/>
              <w:left w:val="nil"/>
              <w:bottom w:val="single" w:color="auto" w:sz="8" w:space="0"/>
              <w:right w:val="nil"/>
            </w:tcBorders>
          </w:tcPr>
          <w:p w14:paraId="4E24E443">
            <w:pPr>
              <w:tabs>
                <w:tab w:val="left" w:pos="377"/>
              </w:tabs>
              <w:ind w:firstLine="420"/>
              <w:jc w:val="center"/>
              <w:rPr>
                <w:rFonts w:ascii="宋体" w:hAnsi="宋体" w:eastAsia="宋体" w:cs="宋体"/>
                <w:szCs w:val="21"/>
              </w:rPr>
            </w:pPr>
            <w:r>
              <w:rPr>
                <w:rFonts w:hint="eastAsia" w:ascii="宋体" w:hAnsi="宋体" w:eastAsia="宋体" w:cs="宋体"/>
                <w:szCs w:val="21"/>
              </w:rPr>
              <w:t>歌单信息控制类</w:t>
            </w:r>
          </w:p>
        </w:tc>
      </w:tr>
    </w:tbl>
    <w:p w14:paraId="4C2804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Dao包为系统的数据库操作接口类，dao包说明表，如表3.5所示。</w:t>
      </w:r>
    </w:p>
    <w:p w14:paraId="04BB2617">
      <w:pPr>
        <w:pStyle w:val="100"/>
        <w:wordWrap/>
        <w:overflowPunct/>
        <w:ind w:firstLine="480"/>
      </w:pPr>
      <w:r>
        <w:rPr>
          <w:rFonts w:hint="eastAsia"/>
        </w:rPr>
        <w:t>表</w:t>
      </w:r>
      <w:r>
        <w:rPr>
          <w:rFonts w:ascii="Times New Roman" w:hAnsi="Times New Roman" w:cs="Times New Roman"/>
        </w:rPr>
        <w:t>3</w:t>
      </w:r>
      <w:r>
        <w:rPr>
          <w:rFonts w:hint="eastAsia" w:ascii="Times New Roman" w:hAnsi="Times New Roman" w:cs="Times New Roman"/>
        </w:rPr>
        <w:t>.5 dao</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63BF6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7E945DE3">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6B22E934">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1685A9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9938111">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AdminMapper.java</w:t>
            </w:r>
          </w:p>
        </w:tc>
        <w:tc>
          <w:tcPr>
            <w:tcW w:w="4562" w:type="dxa"/>
            <w:tcBorders>
              <w:top w:val="nil"/>
              <w:left w:val="nil"/>
              <w:bottom w:val="nil"/>
              <w:right w:val="nil"/>
            </w:tcBorders>
            <w:vAlign w:val="center"/>
          </w:tcPr>
          <w:p w14:paraId="1B27FECF">
            <w:pPr>
              <w:tabs>
                <w:tab w:val="left" w:pos="377"/>
              </w:tabs>
              <w:ind w:firstLine="420"/>
              <w:jc w:val="center"/>
              <w:rPr>
                <w:rFonts w:ascii="宋体" w:hAnsi="宋体" w:eastAsia="宋体" w:cs="宋体"/>
                <w:szCs w:val="21"/>
              </w:rPr>
            </w:pPr>
            <w:r>
              <w:rPr>
                <w:rFonts w:hint="eastAsia" w:ascii="宋体" w:hAnsi="宋体" w:eastAsia="宋体" w:cs="宋体"/>
                <w:szCs w:val="21"/>
              </w:rPr>
              <w:t>用户信息数据库操作接口类</w:t>
            </w:r>
          </w:p>
        </w:tc>
      </w:tr>
      <w:tr w14:paraId="566ABB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BE8CC7C">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CollectMapper.java</w:t>
            </w:r>
          </w:p>
        </w:tc>
        <w:tc>
          <w:tcPr>
            <w:tcW w:w="4562" w:type="dxa"/>
            <w:tcBorders>
              <w:top w:val="nil"/>
              <w:left w:val="nil"/>
              <w:bottom w:val="nil"/>
              <w:right w:val="nil"/>
            </w:tcBorders>
            <w:vAlign w:val="center"/>
          </w:tcPr>
          <w:p w14:paraId="7117F72D">
            <w:pPr>
              <w:tabs>
                <w:tab w:val="left" w:pos="377"/>
              </w:tabs>
              <w:ind w:firstLine="420"/>
              <w:jc w:val="center"/>
              <w:rPr>
                <w:rFonts w:ascii="宋体" w:hAnsi="宋体" w:eastAsia="宋体" w:cs="宋体"/>
                <w:szCs w:val="21"/>
              </w:rPr>
            </w:pPr>
            <w:r>
              <w:rPr>
                <w:rFonts w:hint="eastAsia" w:ascii="宋体" w:hAnsi="宋体" w:eastAsia="宋体" w:cs="宋体"/>
                <w:szCs w:val="21"/>
              </w:rPr>
              <w:t>信息收集数据库操作接口类</w:t>
            </w:r>
          </w:p>
        </w:tc>
      </w:tr>
      <w:tr w14:paraId="71B78F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C25809F">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CommentMapper.java</w:t>
            </w:r>
          </w:p>
        </w:tc>
        <w:tc>
          <w:tcPr>
            <w:tcW w:w="4562" w:type="dxa"/>
            <w:tcBorders>
              <w:top w:val="nil"/>
              <w:left w:val="nil"/>
              <w:bottom w:val="nil"/>
              <w:right w:val="nil"/>
            </w:tcBorders>
          </w:tcPr>
          <w:p w14:paraId="76295831">
            <w:pPr>
              <w:tabs>
                <w:tab w:val="left" w:pos="377"/>
              </w:tabs>
              <w:ind w:firstLine="420"/>
              <w:jc w:val="center"/>
              <w:rPr>
                <w:rFonts w:ascii="宋体" w:hAnsi="宋体" w:eastAsia="宋体" w:cs="宋体"/>
                <w:szCs w:val="21"/>
              </w:rPr>
            </w:pPr>
            <w:r>
              <w:rPr>
                <w:rFonts w:hint="eastAsia" w:ascii="宋体" w:hAnsi="宋体" w:eastAsia="宋体" w:cs="宋体"/>
                <w:szCs w:val="21"/>
              </w:rPr>
              <w:t>评论信息数据库操作接口类</w:t>
            </w:r>
          </w:p>
        </w:tc>
      </w:tr>
      <w:tr w14:paraId="7A538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6C6F568">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ConsumerMapper.java</w:t>
            </w:r>
          </w:p>
        </w:tc>
        <w:tc>
          <w:tcPr>
            <w:tcW w:w="4562" w:type="dxa"/>
            <w:tcBorders>
              <w:top w:val="nil"/>
              <w:left w:val="nil"/>
              <w:bottom w:val="nil"/>
              <w:right w:val="nil"/>
            </w:tcBorders>
          </w:tcPr>
          <w:p w14:paraId="60495AB1">
            <w:pPr>
              <w:tabs>
                <w:tab w:val="left" w:pos="377"/>
              </w:tabs>
              <w:ind w:firstLine="420"/>
              <w:jc w:val="center"/>
              <w:rPr>
                <w:rFonts w:ascii="宋体" w:hAnsi="宋体" w:eastAsia="宋体" w:cs="宋体"/>
                <w:szCs w:val="21"/>
              </w:rPr>
            </w:pPr>
            <w:r>
              <w:rPr>
                <w:rFonts w:hint="eastAsia" w:ascii="宋体" w:hAnsi="宋体" w:eastAsia="宋体" w:cs="宋体"/>
                <w:szCs w:val="21"/>
              </w:rPr>
              <w:t>顾客信息数据库操作接口类</w:t>
            </w:r>
          </w:p>
        </w:tc>
      </w:tr>
      <w:tr w14:paraId="2E6555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23D33F91">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ListSongMapper.java</w:t>
            </w:r>
          </w:p>
        </w:tc>
        <w:tc>
          <w:tcPr>
            <w:tcW w:w="4562" w:type="dxa"/>
            <w:tcBorders>
              <w:top w:val="nil"/>
              <w:left w:val="nil"/>
              <w:bottom w:val="nil"/>
              <w:right w:val="nil"/>
            </w:tcBorders>
          </w:tcPr>
          <w:p w14:paraId="37CC4541">
            <w:pPr>
              <w:tabs>
                <w:tab w:val="left" w:pos="377"/>
              </w:tabs>
              <w:ind w:firstLine="420"/>
              <w:jc w:val="center"/>
              <w:rPr>
                <w:rFonts w:ascii="宋体" w:hAnsi="宋体" w:eastAsia="宋体" w:cs="宋体"/>
                <w:szCs w:val="21"/>
              </w:rPr>
            </w:pPr>
            <w:r>
              <w:rPr>
                <w:rFonts w:hint="eastAsia" w:ascii="宋体" w:hAnsi="宋体" w:eastAsia="宋体" w:cs="宋体"/>
                <w:szCs w:val="21"/>
              </w:rPr>
              <w:t>歌单信息数据库操作接口类</w:t>
            </w:r>
          </w:p>
        </w:tc>
      </w:tr>
      <w:tr w14:paraId="45EB20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435AAA7">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RankListMapper.java</w:t>
            </w:r>
          </w:p>
        </w:tc>
        <w:tc>
          <w:tcPr>
            <w:tcW w:w="4562" w:type="dxa"/>
            <w:tcBorders>
              <w:top w:val="nil"/>
              <w:left w:val="nil"/>
              <w:bottom w:val="nil"/>
              <w:right w:val="nil"/>
            </w:tcBorders>
          </w:tcPr>
          <w:p w14:paraId="7924A018">
            <w:pPr>
              <w:tabs>
                <w:tab w:val="left" w:pos="377"/>
              </w:tabs>
              <w:ind w:firstLine="420"/>
              <w:jc w:val="center"/>
              <w:rPr>
                <w:rFonts w:ascii="宋体" w:hAnsi="宋体" w:eastAsia="宋体" w:cs="宋体"/>
                <w:szCs w:val="21"/>
              </w:rPr>
            </w:pPr>
            <w:r>
              <w:rPr>
                <w:rFonts w:hint="eastAsia" w:ascii="宋体" w:hAnsi="宋体" w:eastAsia="宋体" w:cs="宋体"/>
                <w:szCs w:val="21"/>
              </w:rPr>
              <w:t>用户等级数据库操作接口类</w:t>
            </w:r>
          </w:p>
        </w:tc>
      </w:tr>
      <w:tr w14:paraId="3E542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ED1A7B3">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SingerMapper.java</w:t>
            </w:r>
          </w:p>
        </w:tc>
        <w:tc>
          <w:tcPr>
            <w:tcW w:w="4562" w:type="dxa"/>
            <w:tcBorders>
              <w:top w:val="nil"/>
              <w:left w:val="nil"/>
              <w:bottom w:val="nil"/>
              <w:right w:val="nil"/>
            </w:tcBorders>
          </w:tcPr>
          <w:p w14:paraId="0F84054E">
            <w:pPr>
              <w:tabs>
                <w:tab w:val="left" w:pos="377"/>
              </w:tabs>
              <w:ind w:firstLine="420"/>
              <w:jc w:val="center"/>
              <w:rPr>
                <w:rFonts w:ascii="宋体" w:hAnsi="宋体" w:eastAsia="宋体" w:cs="宋体"/>
                <w:szCs w:val="21"/>
              </w:rPr>
            </w:pPr>
            <w:r>
              <w:rPr>
                <w:rFonts w:hint="eastAsia" w:ascii="宋体" w:hAnsi="宋体" w:eastAsia="宋体" w:cs="宋体"/>
                <w:szCs w:val="21"/>
              </w:rPr>
              <w:t>歌手信息数据库操作接口类</w:t>
            </w:r>
          </w:p>
        </w:tc>
      </w:tr>
      <w:tr w14:paraId="72ECD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29040198">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SongListMapper.java</w:t>
            </w:r>
          </w:p>
        </w:tc>
        <w:tc>
          <w:tcPr>
            <w:tcW w:w="4562" w:type="dxa"/>
            <w:tcBorders>
              <w:top w:val="nil"/>
              <w:left w:val="nil"/>
              <w:bottom w:val="single" w:color="auto" w:sz="4" w:space="0"/>
              <w:right w:val="nil"/>
            </w:tcBorders>
          </w:tcPr>
          <w:p w14:paraId="17C33054">
            <w:pPr>
              <w:tabs>
                <w:tab w:val="left" w:pos="377"/>
              </w:tabs>
              <w:ind w:firstLine="420"/>
              <w:jc w:val="center"/>
              <w:rPr>
                <w:rFonts w:ascii="宋体" w:hAnsi="宋体" w:eastAsia="宋体" w:cs="宋体"/>
                <w:szCs w:val="21"/>
              </w:rPr>
            </w:pPr>
            <w:r>
              <w:rPr>
                <w:rFonts w:hint="eastAsia" w:ascii="宋体" w:hAnsi="宋体" w:eastAsia="宋体" w:cs="宋体"/>
                <w:szCs w:val="21"/>
              </w:rPr>
              <w:t>歌单信息数据库操作接口类</w:t>
            </w:r>
          </w:p>
        </w:tc>
      </w:tr>
    </w:tbl>
    <w:p w14:paraId="17DABFC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domain包为系统的实体类， domain包说明表，如表3.6所示。</w:t>
      </w:r>
    </w:p>
    <w:p w14:paraId="0D695166">
      <w:pPr>
        <w:pStyle w:val="100"/>
        <w:wordWrap/>
        <w:overflowPunct/>
        <w:ind w:firstLine="480"/>
      </w:pPr>
      <w:r>
        <w:rPr>
          <w:rFonts w:hint="eastAsia"/>
        </w:rPr>
        <w:t>表</w:t>
      </w:r>
      <w:r>
        <w:rPr>
          <w:rFonts w:ascii="Times New Roman" w:hAnsi="Times New Roman" w:cs="Times New Roman"/>
        </w:rPr>
        <w:t>3</w:t>
      </w:r>
      <w:r>
        <w:rPr>
          <w:rFonts w:hint="eastAsia" w:ascii="Times New Roman" w:hAnsi="Times New Roman" w:cs="Times New Roman"/>
        </w:rPr>
        <w:t>.6 domain</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1CC399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1731B0F9">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13CA83EA">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39CB55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1B49D3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Admin.java</w:t>
            </w:r>
          </w:p>
        </w:tc>
        <w:tc>
          <w:tcPr>
            <w:tcW w:w="4562" w:type="dxa"/>
            <w:tcBorders>
              <w:top w:val="nil"/>
              <w:left w:val="nil"/>
              <w:bottom w:val="nil"/>
              <w:right w:val="nil"/>
            </w:tcBorders>
          </w:tcPr>
          <w:p w14:paraId="2C62F668">
            <w:pPr>
              <w:tabs>
                <w:tab w:val="left" w:pos="377"/>
              </w:tabs>
              <w:ind w:firstLine="420"/>
              <w:jc w:val="center"/>
              <w:rPr>
                <w:rFonts w:ascii="宋体" w:hAnsi="宋体" w:eastAsia="宋体" w:cs="宋体"/>
                <w:szCs w:val="21"/>
              </w:rPr>
            </w:pPr>
            <w:r>
              <w:rPr>
                <w:rFonts w:hint="eastAsia" w:ascii="宋体" w:hAnsi="宋体" w:eastAsia="宋体" w:cs="宋体"/>
                <w:szCs w:val="21"/>
              </w:rPr>
              <w:t>用户信息实体类</w:t>
            </w:r>
          </w:p>
        </w:tc>
      </w:tr>
      <w:tr w14:paraId="242B61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4CDF6C6">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Collect.java</w:t>
            </w:r>
          </w:p>
        </w:tc>
        <w:tc>
          <w:tcPr>
            <w:tcW w:w="4562" w:type="dxa"/>
            <w:tcBorders>
              <w:top w:val="nil"/>
              <w:left w:val="nil"/>
              <w:bottom w:val="nil"/>
              <w:right w:val="nil"/>
            </w:tcBorders>
          </w:tcPr>
          <w:p w14:paraId="5B2FE692">
            <w:pPr>
              <w:tabs>
                <w:tab w:val="left" w:pos="377"/>
              </w:tabs>
              <w:ind w:firstLine="420"/>
              <w:jc w:val="center"/>
              <w:rPr>
                <w:rFonts w:ascii="宋体" w:hAnsi="宋体" w:eastAsia="宋体" w:cs="宋体"/>
                <w:szCs w:val="21"/>
              </w:rPr>
            </w:pPr>
            <w:r>
              <w:rPr>
                <w:rFonts w:hint="eastAsia" w:ascii="宋体" w:hAnsi="宋体" w:eastAsia="宋体" w:cs="宋体"/>
                <w:szCs w:val="21"/>
              </w:rPr>
              <w:t>信息收集实体类</w:t>
            </w:r>
          </w:p>
        </w:tc>
      </w:tr>
      <w:tr w14:paraId="70240F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B0186DC">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Comment.java</w:t>
            </w:r>
          </w:p>
        </w:tc>
        <w:tc>
          <w:tcPr>
            <w:tcW w:w="4562" w:type="dxa"/>
            <w:tcBorders>
              <w:top w:val="nil"/>
              <w:left w:val="nil"/>
              <w:bottom w:val="nil"/>
              <w:right w:val="nil"/>
            </w:tcBorders>
          </w:tcPr>
          <w:p w14:paraId="0B907268">
            <w:pPr>
              <w:tabs>
                <w:tab w:val="left" w:pos="377"/>
              </w:tabs>
              <w:ind w:firstLine="420"/>
              <w:jc w:val="center"/>
              <w:rPr>
                <w:rFonts w:ascii="宋体" w:hAnsi="宋体" w:eastAsia="宋体" w:cs="宋体"/>
                <w:szCs w:val="21"/>
              </w:rPr>
            </w:pPr>
            <w:r>
              <w:rPr>
                <w:rFonts w:hint="eastAsia" w:ascii="宋体" w:hAnsi="宋体" w:eastAsia="宋体" w:cs="宋体"/>
                <w:szCs w:val="21"/>
              </w:rPr>
              <w:t>评论信息实体类</w:t>
            </w:r>
          </w:p>
        </w:tc>
      </w:tr>
      <w:tr w14:paraId="45528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215593C9">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Consumer.java</w:t>
            </w:r>
          </w:p>
        </w:tc>
        <w:tc>
          <w:tcPr>
            <w:tcW w:w="4562" w:type="dxa"/>
            <w:tcBorders>
              <w:top w:val="nil"/>
              <w:left w:val="nil"/>
              <w:bottom w:val="nil"/>
              <w:right w:val="nil"/>
            </w:tcBorders>
          </w:tcPr>
          <w:p w14:paraId="276DA84B">
            <w:pPr>
              <w:tabs>
                <w:tab w:val="left" w:pos="377"/>
              </w:tabs>
              <w:ind w:firstLine="420"/>
              <w:jc w:val="center"/>
              <w:rPr>
                <w:rFonts w:ascii="宋体" w:hAnsi="宋体" w:eastAsia="宋体" w:cs="宋体"/>
                <w:szCs w:val="21"/>
              </w:rPr>
            </w:pPr>
            <w:r>
              <w:rPr>
                <w:rFonts w:hint="eastAsia" w:ascii="宋体" w:hAnsi="宋体" w:eastAsia="宋体" w:cs="宋体"/>
                <w:szCs w:val="21"/>
              </w:rPr>
              <w:t>顾客信息实体类</w:t>
            </w:r>
          </w:p>
        </w:tc>
      </w:tr>
      <w:tr w14:paraId="3A5F22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7F0AD86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ListSong.java</w:t>
            </w:r>
          </w:p>
        </w:tc>
        <w:tc>
          <w:tcPr>
            <w:tcW w:w="4562" w:type="dxa"/>
            <w:tcBorders>
              <w:top w:val="nil"/>
              <w:left w:val="nil"/>
              <w:bottom w:val="nil"/>
              <w:right w:val="nil"/>
            </w:tcBorders>
          </w:tcPr>
          <w:p w14:paraId="069BBDD4">
            <w:pPr>
              <w:tabs>
                <w:tab w:val="left" w:pos="377"/>
              </w:tabs>
              <w:ind w:firstLine="420"/>
              <w:jc w:val="center"/>
              <w:rPr>
                <w:rFonts w:ascii="宋体" w:hAnsi="宋体" w:eastAsia="宋体" w:cs="宋体"/>
                <w:szCs w:val="21"/>
              </w:rPr>
            </w:pPr>
            <w:r>
              <w:rPr>
                <w:rFonts w:hint="eastAsia" w:ascii="宋体" w:hAnsi="宋体" w:eastAsia="宋体" w:cs="宋体"/>
                <w:szCs w:val="21"/>
              </w:rPr>
              <w:t>歌单信息实体类</w:t>
            </w:r>
          </w:p>
        </w:tc>
      </w:tr>
      <w:tr w14:paraId="3BB67B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5BF2E82">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RankList.java</w:t>
            </w:r>
          </w:p>
        </w:tc>
        <w:tc>
          <w:tcPr>
            <w:tcW w:w="4562" w:type="dxa"/>
            <w:tcBorders>
              <w:top w:val="nil"/>
              <w:left w:val="nil"/>
              <w:bottom w:val="nil"/>
              <w:right w:val="nil"/>
            </w:tcBorders>
          </w:tcPr>
          <w:p w14:paraId="31AE3C74">
            <w:pPr>
              <w:tabs>
                <w:tab w:val="left" w:pos="377"/>
              </w:tabs>
              <w:ind w:firstLine="420"/>
              <w:jc w:val="center"/>
              <w:rPr>
                <w:rFonts w:ascii="宋体" w:hAnsi="宋体" w:eastAsia="宋体" w:cs="宋体"/>
                <w:szCs w:val="21"/>
              </w:rPr>
            </w:pPr>
            <w:r>
              <w:rPr>
                <w:rFonts w:hint="eastAsia" w:ascii="宋体" w:hAnsi="宋体" w:eastAsia="宋体" w:cs="宋体"/>
                <w:szCs w:val="21"/>
              </w:rPr>
              <w:t>用户等级实体类</w:t>
            </w:r>
          </w:p>
        </w:tc>
      </w:tr>
      <w:tr w14:paraId="1D6E1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D2E841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Singer.java</w:t>
            </w:r>
          </w:p>
        </w:tc>
        <w:tc>
          <w:tcPr>
            <w:tcW w:w="4562" w:type="dxa"/>
            <w:tcBorders>
              <w:top w:val="nil"/>
              <w:left w:val="nil"/>
              <w:bottom w:val="nil"/>
              <w:right w:val="nil"/>
            </w:tcBorders>
          </w:tcPr>
          <w:p w14:paraId="6279D91D">
            <w:pPr>
              <w:tabs>
                <w:tab w:val="left" w:pos="377"/>
              </w:tabs>
              <w:ind w:firstLine="420"/>
              <w:jc w:val="center"/>
              <w:rPr>
                <w:rFonts w:ascii="宋体" w:hAnsi="宋体" w:eastAsia="宋体" w:cs="宋体"/>
                <w:szCs w:val="21"/>
              </w:rPr>
            </w:pPr>
            <w:r>
              <w:rPr>
                <w:rFonts w:hint="eastAsia" w:ascii="宋体" w:hAnsi="宋体" w:eastAsia="宋体" w:cs="宋体"/>
                <w:szCs w:val="21"/>
              </w:rPr>
              <w:t>歌手信息实体类</w:t>
            </w:r>
          </w:p>
        </w:tc>
      </w:tr>
      <w:tr w14:paraId="43409B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3AE6DA6">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Song.java</w:t>
            </w:r>
          </w:p>
        </w:tc>
        <w:tc>
          <w:tcPr>
            <w:tcW w:w="4562" w:type="dxa"/>
            <w:tcBorders>
              <w:top w:val="nil"/>
              <w:left w:val="nil"/>
              <w:bottom w:val="nil"/>
              <w:right w:val="nil"/>
            </w:tcBorders>
          </w:tcPr>
          <w:p w14:paraId="35626BE5">
            <w:pPr>
              <w:tabs>
                <w:tab w:val="left" w:pos="377"/>
              </w:tabs>
              <w:ind w:firstLine="420"/>
              <w:jc w:val="center"/>
              <w:rPr>
                <w:rFonts w:ascii="宋体" w:hAnsi="宋体" w:eastAsia="宋体" w:cs="宋体"/>
                <w:szCs w:val="21"/>
              </w:rPr>
            </w:pPr>
            <w:r>
              <w:rPr>
                <w:rFonts w:hint="eastAsia" w:ascii="宋体" w:hAnsi="宋体" w:eastAsia="宋体" w:cs="宋体"/>
                <w:szCs w:val="21"/>
              </w:rPr>
              <w:t>歌曲信息实体类</w:t>
            </w:r>
          </w:p>
        </w:tc>
      </w:tr>
      <w:tr w14:paraId="7C1BC3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3AFDA7A3">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SongList.java</w:t>
            </w:r>
          </w:p>
        </w:tc>
        <w:tc>
          <w:tcPr>
            <w:tcW w:w="4562" w:type="dxa"/>
            <w:tcBorders>
              <w:top w:val="nil"/>
              <w:left w:val="nil"/>
              <w:bottom w:val="single" w:color="auto" w:sz="4" w:space="0"/>
              <w:right w:val="nil"/>
            </w:tcBorders>
          </w:tcPr>
          <w:p w14:paraId="452DAE4A">
            <w:pPr>
              <w:tabs>
                <w:tab w:val="left" w:pos="377"/>
              </w:tabs>
              <w:ind w:firstLine="420"/>
              <w:jc w:val="center"/>
              <w:rPr>
                <w:rFonts w:ascii="宋体" w:hAnsi="宋体" w:eastAsia="宋体" w:cs="宋体"/>
                <w:szCs w:val="21"/>
              </w:rPr>
            </w:pPr>
            <w:r>
              <w:rPr>
                <w:rFonts w:hint="eastAsia" w:ascii="宋体" w:hAnsi="宋体" w:eastAsia="宋体" w:cs="宋体"/>
                <w:szCs w:val="21"/>
              </w:rPr>
              <w:t>歌单信息实体类</w:t>
            </w:r>
          </w:p>
        </w:tc>
      </w:tr>
    </w:tbl>
    <w:p w14:paraId="2E2059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impl包为系统的数据库操作配置类， impl包说明表，如表</w:t>
      </w:r>
      <w:r>
        <w:rPr>
          <w:rFonts w:hint="eastAsia" w:ascii="Times New Roman" w:hAnsi="Times New Roman" w:eastAsia="宋体" w:cs="Times New Roman"/>
          <w:sz w:val="24"/>
          <w:szCs w:val="20"/>
          <w:lang w:val="en-US" w:eastAsia="zh-CN"/>
        </w:rPr>
        <w:t>3</w:t>
      </w:r>
      <w:r>
        <w:rPr>
          <w:rFonts w:hint="eastAsia" w:ascii="Times New Roman" w:hAnsi="Times New Roman" w:eastAsia="宋体" w:cs="Times New Roman"/>
          <w:sz w:val="24"/>
          <w:szCs w:val="20"/>
        </w:rPr>
        <w:t>.7所示。</w:t>
      </w:r>
    </w:p>
    <w:p w14:paraId="2A0825D9">
      <w:pPr>
        <w:pStyle w:val="100"/>
        <w:wordWrap/>
        <w:overflowPunct/>
        <w:ind w:firstLine="480"/>
      </w:pPr>
      <w:r>
        <w:rPr>
          <w:rFonts w:hint="eastAsia"/>
        </w:rPr>
        <w:t>表</w:t>
      </w:r>
      <w:r>
        <w:rPr>
          <w:rFonts w:hint="eastAsia" w:ascii="Times New Roman" w:hAnsi="Times New Roman" w:cs="Times New Roman"/>
          <w:lang w:val="en-US" w:eastAsia="zh-CN"/>
        </w:rPr>
        <w:t>3</w:t>
      </w:r>
      <w:r>
        <w:rPr>
          <w:rFonts w:hint="eastAsia" w:ascii="Times New Roman" w:hAnsi="Times New Roman" w:cs="Times New Roman"/>
        </w:rPr>
        <w:t>.7 impl</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5DB07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15A0CE07">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550C8E00">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15DCC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6C4C57F">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AdminService.java</w:t>
            </w:r>
          </w:p>
        </w:tc>
        <w:tc>
          <w:tcPr>
            <w:tcW w:w="4562" w:type="dxa"/>
            <w:tcBorders>
              <w:top w:val="nil"/>
              <w:left w:val="nil"/>
              <w:bottom w:val="nil"/>
              <w:right w:val="nil"/>
            </w:tcBorders>
          </w:tcPr>
          <w:p w14:paraId="55D98C00">
            <w:pPr>
              <w:tabs>
                <w:tab w:val="left" w:pos="377"/>
              </w:tabs>
              <w:ind w:firstLine="420"/>
              <w:jc w:val="center"/>
              <w:rPr>
                <w:rFonts w:ascii="宋体" w:hAnsi="宋体" w:eastAsia="宋体" w:cs="宋体"/>
                <w:szCs w:val="21"/>
              </w:rPr>
            </w:pPr>
            <w:r>
              <w:rPr>
                <w:rFonts w:hint="eastAsia" w:ascii="宋体" w:hAnsi="宋体" w:eastAsia="宋体" w:cs="宋体"/>
                <w:szCs w:val="21"/>
              </w:rPr>
              <w:t>用户信息操作配置类</w:t>
            </w:r>
          </w:p>
        </w:tc>
      </w:tr>
      <w:tr w14:paraId="2636C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1D68CA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CollectService.java</w:t>
            </w:r>
          </w:p>
        </w:tc>
        <w:tc>
          <w:tcPr>
            <w:tcW w:w="4562" w:type="dxa"/>
            <w:tcBorders>
              <w:top w:val="nil"/>
              <w:left w:val="nil"/>
              <w:bottom w:val="nil"/>
              <w:right w:val="nil"/>
            </w:tcBorders>
          </w:tcPr>
          <w:p w14:paraId="2EDE6E35">
            <w:pPr>
              <w:tabs>
                <w:tab w:val="left" w:pos="377"/>
              </w:tabs>
              <w:ind w:firstLine="420"/>
              <w:jc w:val="center"/>
              <w:rPr>
                <w:rFonts w:ascii="宋体" w:hAnsi="宋体" w:eastAsia="宋体" w:cs="宋体"/>
                <w:szCs w:val="21"/>
              </w:rPr>
            </w:pPr>
            <w:r>
              <w:rPr>
                <w:rFonts w:hint="eastAsia" w:ascii="宋体" w:hAnsi="宋体" w:eastAsia="宋体" w:cs="宋体"/>
                <w:szCs w:val="21"/>
              </w:rPr>
              <w:t>信息收集操作配置类</w:t>
            </w:r>
          </w:p>
        </w:tc>
      </w:tr>
      <w:tr w14:paraId="74B55E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D72493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CommentService.java</w:t>
            </w:r>
          </w:p>
        </w:tc>
        <w:tc>
          <w:tcPr>
            <w:tcW w:w="4562" w:type="dxa"/>
            <w:tcBorders>
              <w:top w:val="nil"/>
              <w:left w:val="nil"/>
              <w:bottom w:val="nil"/>
              <w:right w:val="nil"/>
            </w:tcBorders>
          </w:tcPr>
          <w:p w14:paraId="446F1640">
            <w:pPr>
              <w:tabs>
                <w:tab w:val="left" w:pos="377"/>
              </w:tabs>
              <w:ind w:firstLine="420"/>
              <w:jc w:val="center"/>
              <w:rPr>
                <w:rFonts w:ascii="宋体" w:hAnsi="宋体" w:eastAsia="宋体" w:cs="宋体"/>
                <w:szCs w:val="21"/>
              </w:rPr>
            </w:pPr>
            <w:r>
              <w:rPr>
                <w:rFonts w:hint="eastAsia" w:ascii="宋体" w:hAnsi="宋体" w:eastAsia="宋体" w:cs="宋体"/>
                <w:szCs w:val="21"/>
              </w:rPr>
              <w:t>评论信息操作配置类</w:t>
            </w:r>
          </w:p>
        </w:tc>
      </w:tr>
      <w:tr w14:paraId="1A67C1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CECD420">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ConsumerService.java</w:t>
            </w:r>
          </w:p>
        </w:tc>
        <w:tc>
          <w:tcPr>
            <w:tcW w:w="4562" w:type="dxa"/>
            <w:tcBorders>
              <w:top w:val="nil"/>
              <w:left w:val="nil"/>
              <w:bottom w:val="nil"/>
              <w:right w:val="nil"/>
            </w:tcBorders>
          </w:tcPr>
          <w:p w14:paraId="5492AF9B">
            <w:pPr>
              <w:tabs>
                <w:tab w:val="left" w:pos="377"/>
              </w:tabs>
              <w:ind w:firstLine="420"/>
              <w:jc w:val="center"/>
              <w:rPr>
                <w:rFonts w:ascii="宋体" w:hAnsi="宋体" w:eastAsia="宋体" w:cs="宋体"/>
                <w:szCs w:val="21"/>
              </w:rPr>
            </w:pPr>
            <w:r>
              <w:rPr>
                <w:rFonts w:hint="eastAsia" w:ascii="宋体" w:hAnsi="宋体" w:eastAsia="宋体" w:cs="宋体"/>
                <w:szCs w:val="21"/>
              </w:rPr>
              <w:t>顾客信息操作配置类</w:t>
            </w:r>
          </w:p>
        </w:tc>
      </w:tr>
      <w:tr w14:paraId="6370D6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9724137">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ListSongService.java</w:t>
            </w:r>
          </w:p>
        </w:tc>
        <w:tc>
          <w:tcPr>
            <w:tcW w:w="4562" w:type="dxa"/>
            <w:tcBorders>
              <w:top w:val="nil"/>
              <w:left w:val="nil"/>
              <w:bottom w:val="nil"/>
              <w:right w:val="nil"/>
            </w:tcBorders>
          </w:tcPr>
          <w:p w14:paraId="4F3C9D71">
            <w:pPr>
              <w:tabs>
                <w:tab w:val="left" w:pos="377"/>
              </w:tabs>
              <w:ind w:firstLine="420"/>
              <w:jc w:val="center"/>
              <w:rPr>
                <w:rFonts w:ascii="宋体" w:hAnsi="宋体" w:eastAsia="宋体" w:cs="宋体"/>
                <w:szCs w:val="21"/>
              </w:rPr>
            </w:pPr>
            <w:r>
              <w:rPr>
                <w:rFonts w:hint="eastAsia" w:ascii="宋体" w:hAnsi="宋体" w:eastAsia="宋体" w:cs="宋体"/>
                <w:szCs w:val="21"/>
              </w:rPr>
              <w:t>歌单信息操作配置类</w:t>
            </w:r>
          </w:p>
        </w:tc>
      </w:tr>
      <w:tr w14:paraId="5CDDF1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7ADA81D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RankListService.java</w:t>
            </w:r>
          </w:p>
        </w:tc>
        <w:tc>
          <w:tcPr>
            <w:tcW w:w="4562" w:type="dxa"/>
            <w:tcBorders>
              <w:top w:val="nil"/>
              <w:left w:val="nil"/>
              <w:bottom w:val="nil"/>
              <w:right w:val="nil"/>
            </w:tcBorders>
          </w:tcPr>
          <w:p w14:paraId="2BB51471">
            <w:pPr>
              <w:tabs>
                <w:tab w:val="left" w:pos="377"/>
              </w:tabs>
              <w:ind w:firstLine="420"/>
              <w:jc w:val="center"/>
              <w:rPr>
                <w:rFonts w:ascii="宋体" w:hAnsi="宋体" w:eastAsia="宋体" w:cs="宋体"/>
                <w:szCs w:val="21"/>
              </w:rPr>
            </w:pPr>
            <w:r>
              <w:rPr>
                <w:rFonts w:hint="eastAsia" w:ascii="宋体" w:hAnsi="宋体" w:eastAsia="宋体" w:cs="宋体"/>
                <w:szCs w:val="21"/>
              </w:rPr>
              <w:t>用户等级操作配置类</w:t>
            </w:r>
          </w:p>
        </w:tc>
      </w:tr>
      <w:tr w14:paraId="259D10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974089C">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SingerService.java</w:t>
            </w:r>
          </w:p>
        </w:tc>
        <w:tc>
          <w:tcPr>
            <w:tcW w:w="4562" w:type="dxa"/>
            <w:tcBorders>
              <w:top w:val="nil"/>
              <w:left w:val="nil"/>
              <w:bottom w:val="nil"/>
              <w:right w:val="nil"/>
            </w:tcBorders>
          </w:tcPr>
          <w:p w14:paraId="037B2091">
            <w:pPr>
              <w:tabs>
                <w:tab w:val="left" w:pos="377"/>
              </w:tabs>
              <w:ind w:firstLine="420"/>
              <w:jc w:val="center"/>
              <w:rPr>
                <w:rFonts w:ascii="宋体" w:hAnsi="宋体" w:eastAsia="宋体" w:cs="宋体"/>
                <w:szCs w:val="21"/>
              </w:rPr>
            </w:pPr>
            <w:r>
              <w:rPr>
                <w:rFonts w:hint="eastAsia" w:ascii="宋体" w:hAnsi="宋体" w:eastAsia="宋体" w:cs="宋体"/>
                <w:szCs w:val="21"/>
              </w:rPr>
              <w:t>歌手信息操作配置类</w:t>
            </w:r>
          </w:p>
        </w:tc>
      </w:tr>
      <w:tr w14:paraId="304851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5939B93">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SongListService.java</w:t>
            </w:r>
          </w:p>
        </w:tc>
        <w:tc>
          <w:tcPr>
            <w:tcW w:w="4562" w:type="dxa"/>
            <w:tcBorders>
              <w:top w:val="nil"/>
              <w:left w:val="nil"/>
              <w:bottom w:val="nil"/>
              <w:right w:val="nil"/>
            </w:tcBorders>
          </w:tcPr>
          <w:p w14:paraId="5AC41AE3">
            <w:pPr>
              <w:tabs>
                <w:tab w:val="left" w:pos="377"/>
              </w:tabs>
              <w:ind w:firstLine="420"/>
              <w:jc w:val="center"/>
              <w:rPr>
                <w:rFonts w:ascii="宋体" w:hAnsi="宋体" w:eastAsia="宋体" w:cs="宋体"/>
                <w:szCs w:val="21"/>
              </w:rPr>
            </w:pPr>
            <w:r>
              <w:rPr>
                <w:rFonts w:hint="eastAsia" w:ascii="宋体" w:hAnsi="宋体" w:eastAsia="宋体" w:cs="宋体"/>
                <w:szCs w:val="21"/>
              </w:rPr>
              <w:t>歌曲信息操作配置类</w:t>
            </w:r>
          </w:p>
        </w:tc>
      </w:tr>
      <w:tr w14:paraId="3F98DF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615A50B6">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SongService.java</w:t>
            </w:r>
          </w:p>
        </w:tc>
        <w:tc>
          <w:tcPr>
            <w:tcW w:w="4562" w:type="dxa"/>
            <w:tcBorders>
              <w:top w:val="nil"/>
              <w:left w:val="nil"/>
              <w:bottom w:val="single" w:color="auto" w:sz="4" w:space="0"/>
              <w:right w:val="nil"/>
            </w:tcBorders>
          </w:tcPr>
          <w:p w14:paraId="60D75305">
            <w:pPr>
              <w:tabs>
                <w:tab w:val="left" w:pos="377"/>
              </w:tabs>
              <w:ind w:firstLine="420"/>
              <w:jc w:val="center"/>
              <w:rPr>
                <w:rFonts w:ascii="宋体" w:hAnsi="宋体" w:eastAsia="宋体" w:cs="宋体"/>
                <w:szCs w:val="21"/>
              </w:rPr>
            </w:pPr>
            <w:r>
              <w:rPr>
                <w:rFonts w:hint="eastAsia" w:ascii="宋体" w:hAnsi="宋体" w:eastAsia="宋体" w:cs="宋体"/>
                <w:szCs w:val="21"/>
              </w:rPr>
              <w:t>歌单信息操作配置类</w:t>
            </w:r>
          </w:p>
        </w:tc>
      </w:tr>
    </w:tbl>
    <w:p w14:paraId="66B5AA1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mapper包为系统的辅助类，mapper包说明表，如表</w:t>
      </w:r>
      <w:r>
        <w:rPr>
          <w:rFonts w:hint="eastAsia" w:ascii="Times New Roman" w:hAnsi="Times New Roman" w:eastAsia="宋体" w:cs="Times New Roman"/>
          <w:sz w:val="24"/>
          <w:szCs w:val="20"/>
          <w:lang w:val="en-US" w:eastAsia="zh-CN"/>
        </w:rPr>
        <w:t>3</w:t>
      </w:r>
      <w:r>
        <w:rPr>
          <w:rFonts w:hint="eastAsia" w:ascii="Times New Roman" w:hAnsi="Times New Roman" w:eastAsia="宋体" w:cs="Times New Roman"/>
          <w:sz w:val="24"/>
          <w:szCs w:val="20"/>
        </w:rPr>
        <w:t>.8所示。</w:t>
      </w:r>
    </w:p>
    <w:p w14:paraId="624A3247">
      <w:pPr>
        <w:pStyle w:val="100"/>
        <w:wordWrap/>
        <w:overflowPunct/>
        <w:ind w:firstLine="480"/>
      </w:pPr>
      <w:r>
        <w:rPr>
          <w:rFonts w:hint="eastAsia"/>
        </w:rPr>
        <w:t>表</w:t>
      </w:r>
      <w:r>
        <w:rPr>
          <w:rFonts w:hint="eastAsia" w:ascii="Times New Roman" w:hAnsi="Times New Roman" w:cs="Times New Roman"/>
          <w:lang w:val="en-US" w:eastAsia="zh-CN"/>
        </w:rPr>
        <w:t>3</w:t>
      </w:r>
      <w:r>
        <w:rPr>
          <w:rFonts w:hint="eastAsia" w:ascii="Times New Roman" w:hAnsi="Times New Roman" w:cs="Times New Roman"/>
        </w:rPr>
        <w:t>.8 mapper</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20060F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5377C168">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34439709">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5DC30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238BD78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ListSongMapper.xml</w:t>
            </w:r>
          </w:p>
        </w:tc>
        <w:tc>
          <w:tcPr>
            <w:tcW w:w="4562" w:type="dxa"/>
            <w:tcBorders>
              <w:top w:val="nil"/>
              <w:left w:val="nil"/>
              <w:bottom w:val="nil"/>
              <w:right w:val="nil"/>
            </w:tcBorders>
          </w:tcPr>
          <w:p w14:paraId="46D7BEE4">
            <w:pPr>
              <w:tabs>
                <w:tab w:val="left" w:pos="377"/>
              </w:tabs>
              <w:ind w:firstLine="420"/>
              <w:jc w:val="center"/>
              <w:rPr>
                <w:rFonts w:hint="default" w:ascii="宋体" w:hAnsi="宋体" w:eastAsia="宋体" w:cs="宋体"/>
                <w:szCs w:val="21"/>
                <w:lang w:val="en-US" w:eastAsia="zh-CN"/>
              </w:rPr>
            </w:pPr>
            <w:r>
              <w:rPr>
                <w:rFonts w:hint="eastAsia" w:ascii="宋体" w:hAnsi="宋体" w:eastAsia="宋体" w:cs="宋体"/>
                <w:szCs w:val="21"/>
              </w:rPr>
              <w:t>用户信息</w:t>
            </w:r>
            <w:r>
              <w:rPr>
                <w:rFonts w:hint="eastAsia" w:ascii="宋体" w:hAnsi="宋体" w:eastAsia="宋体" w:cs="宋体"/>
              </w:rPr>
              <w:t>操作</w:t>
            </w:r>
            <w:r>
              <w:rPr>
                <w:rFonts w:hint="eastAsia" w:ascii="宋体" w:hAnsi="宋体" w:eastAsia="宋体" w:cs="宋体"/>
                <w:lang w:val="en-US" w:eastAsia="zh-CN"/>
              </w:rPr>
              <w:t>映射文件</w:t>
            </w:r>
          </w:p>
        </w:tc>
      </w:tr>
      <w:tr w14:paraId="03E2AB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DC23C3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CollectMapper.xml</w:t>
            </w:r>
          </w:p>
        </w:tc>
        <w:tc>
          <w:tcPr>
            <w:tcW w:w="4562" w:type="dxa"/>
            <w:tcBorders>
              <w:top w:val="nil"/>
              <w:left w:val="nil"/>
              <w:bottom w:val="nil"/>
              <w:right w:val="nil"/>
            </w:tcBorders>
          </w:tcPr>
          <w:p w14:paraId="3F8C493E">
            <w:pPr>
              <w:tabs>
                <w:tab w:val="left" w:pos="377"/>
              </w:tabs>
              <w:ind w:firstLine="420"/>
              <w:jc w:val="center"/>
              <w:rPr>
                <w:rFonts w:ascii="宋体" w:hAnsi="宋体" w:eastAsia="宋体" w:cs="宋体"/>
                <w:szCs w:val="21"/>
              </w:rPr>
            </w:pPr>
            <w:r>
              <w:rPr>
                <w:rFonts w:hint="eastAsia" w:ascii="宋体" w:hAnsi="宋体" w:eastAsia="宋体" w:cs="宋体"/>
                <w:szCs w:val="21"/>
              </w:rPr>
              <w:t>信息收集</w:t>
            </w:r>
            <w:r>
              <w:rPr>
                <w:rFonts w:hint="eastAsia" w:ascii="宋体" w:hAnsi="宋体" w:eastAsia="宋体" w:cs="宋体"/>
              </w:rPr>
              <w:t>操作</w:t>
            </w:r>
            <w:r>
              <w:rPr>
                <w:rFonts w:hint="eastAsia" w:ascii="宋体" w:hAnsi="宋体" w:eastAsia="宋体" w:cs="宋体"/>
                <w:lang w:val="en-US" w:eastAsia="zh-CN"/>
              </w:rPr>
              <w:t>映射文件</w:t>
            </w:r>
          </w:p>
        </w:tc>
      </w:tr>
      <w:tr w14:paraId="5B1C3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29E42252">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ConsumerMapper.xml</w:t>
            </w:r>
          </w:p>
        </w:tc>
        <w:tc>
          <w:tcPr>
            <w:tcW w:w="4562" w:type="dxa"/>
            <w:tcBorders>
              <w:top w:val="nil"/>
              <w:left w:val="nil"/>
              <w:bottom w:val="nil"/>
              <w:right w:val="nil"/>
            </w:tcBorders>
          </w:tcPr>
          <w:p w14:paraId="30056C65">
            <w:pPr>
              <w:tabs>
                <w:tab w:val="left" w:pos="377"/>
              </w:tabs>
              <w:ind w:firstLine="420"/>
              <w:jc w:val="center"/>
              <w:rPr>
                <w:rFonts w:ascii="宋体" w:hAnsi="宋体" w:eastAsia="宋体" w:cs="宋体"/>
                <w:szCs w:val="21"/>
              </w:rPr>
            </w:pPr>
            <w:r>
              <w:rPr>
                <w:rFonts w:hint="eastAsia" w:ascii="宋体" w:hAnsi="宋体" w:eastAsia="宋体" w:cs="宋体"/>
                <w:szCs w:val="21"/>
              </w:rPr>
              <w:t>评论信息</w:t>
            </w:r>
            <w:r>
              <w:rPr>
                <w:rFonts w:hint="eastAsia" w:ascii="宋体" w:hAnsi="宋体" w:eastAsia="宋体" w:cs="宋体"/>
              </w:rPr>
              <w:t>操作</w:t>
            </w:r>
            <w:r>
              <w:rPr>
                <w:rFonts w:hint="eastAsia" w:ascii="宋体" w:hAnsi="宋体" w:eastAsia="宋体" w:cs="宋体"/>
                <w:lang w:val="en-US" w:eastAsia="zh-CN"/>
              </w:rPr>
              <w:t>映射文件</w:t>
            </w:r>
          </w:p>
        </w:tc>
      </w:tr>
      <w:tr w14:paraId="327A27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4BFEA6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CommentMapper.xml</w:t>
            </w:r>
          </w:p>
        </w:tc>
        <w:tc>
          <w:tcPr>
            <w:tcW w:w="4562" w:type="dxa"/>
            <w:tcBorders>
              <w:top w:val="nil"/>
              <w:left w:val="nil"/>
              <w:bottom w:val="nil"/>
              <w:right w:val="nil"/>
            </w:tcBorders>
          </w:tcPr>
          <w:p w14:paraId="3191691C">
            <w:pPr>
              <w:tabs>
                <w:tab w:val="left" w:pos="377"/>
              </w:tabs>
              <w:ind w:firstLine="420"/>
              <w:jc w:val="center"/>
              <w:rPr>
                <w:rFonts w:ascii="宋体" w:hAnsi="宋体" w:eastAsia="宋体" w:cs="宋体"/>
                <w:iCs/>
                <w:szCs w:val="21"/>
                <w:highlight w:val="white"/>
              </w:rPr>
            </w:pPr>
            <w:r>
              <w:rPr>
                <w:rFonts w:hint="eastAsia" w:ascii="宋体" w:hAnsi="宋体" w:eastAsia="宋体" w:cs="宋体"/>
              </w:rPr>
              <w:t>顾客信息操作</w:t>
            </w:r>
            <w:r>
              <w:rPr>
                <w:rFonts w:hint="eastAsia" w:ascii="宋体" w:hAnsi="宋体" w:eastAsia="宋体" w:cs="宋体"/>
                <w:lang w:val="en-US" w:eastAsia="zh-CN"/>
              </w:rPr>
              <w:t>映射文件</w:t>
            </w:r>
          </w:p>
        </w:tc>
      </w:tr>
      <w:tr w14:paraId="2592CE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341629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AdminMapper.xml</w:t>
            </w:r>
          </w:p>
        </w:tc>
        <w:tc>
          <w:tcPr>
            <w:tcW w:w="4562" w:type="dxa"/>
            <w:tcBorders>
              <w:top w:val="nil"/>
              <w:left w:val="nil"/>
              <w:bottom w:val="nil"/>
              <w:right w:val="nil"/>
            </w:tcBorders>
          </w:tcPr>
          <w:p w14:paraId="4E6F7971">
            <w:pPr>
              <w:tabs>
                <w:tab w:val="left" w:pos="377"/>
              </w:tabs>
              <w:ind w:firstLine="420"/>
              <w:jc w:val="center"/>
              <w:rPr>
                <w:rFonts w:ascii="宋体" w:hAnsi="宋体" w:eastAsia="宋体" w:cs="宋体"/>
                <w:szCs w:val="21"/>
              </w:rPr>
            </w:pPr>
            <w:r>
              <w:rPr>
                <w:rFonts w:hint="eastAsia" w:ascii="宋体" w:hAnsi="宋体" w:eastAsia="宋体" w:cs="宋体"/>
                <w:szCs w:val="21"/>
              </w:rPr>
              <w:t>歌单信息</w:t>
            </w:r>
            <w:r>
              <w:rPr>
                <w:rFonts w:hint="eastAsia" w:ascii="宋体" w:hAnsi="宋体" w:eastAsia="宋体" w:cs="宋体"/>
              </w:rPr>
              <w:t>操作</w:t>
            </w:r>
            <w:r>
              <w:rPr>
                <w:rFonts w:hint="eastAsia" w:ascii="宋体" w:hAnsi="宋体" w:eastAsia="宋体" w:cs="宋体"/>
                <w:lang w:val="en-US" w:eastAsia="zh-CN"/>
              </w:rPr>
              <w:t>映射文件</w:t>
            </w:r>
          </w:p>
        </w:tc>
      </w:tr>
      <w:tr w14:paraId="3B99AD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0C01292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RankListMapper.xml</w:t>
            </w:r>
          </w:p>
        </w:tc>
        <w:tc>
          <w:tcPr>
            <w:tcW w:w="4562" w:type="dxa"/>
            <w:tcBorders>
              <w:top w:val="nil"/>
              <w:left w:val="nil"/>
              <w:bottom w:val="nil"/>
              <w:right w:val="nil"/>
            </w:tcBorders>
          </w:tcPr>
          <w:p w14:paraId="23958EF2">
            <w:pPr>
              <w:tabs>
                <w:tab w:val="left" w:pos="377"/>
              </w:tabs>
              <w:ind w:firstLine="420"/>
              <w:jc w:val="center"/>
              <w:rPr>
                <w:rFonts w:ascii="宋体" w:hAnsi="宋体" w:eastAsia="宋体" w:cs="宋体"/>
                <w:szCs w:val="21"/>
              </w:rPr>
            </w:pPr>
            <w:r>
              <w:rPr>
                <w:rFonts w:hint="eastAsia" w:ascii="宋体" w:hAnsi="宋体" w:eastAsia="宋体" w:cs="宋体"/>
                <w:szCs w:val="21"/>
              </w:rPr>
              <w:t>用户等级</w:t>
            </w:r>
            <w:r>
              <w:rPr>
                <w:rFonts w:hint="eastAsia" w:ascii="宋体" w:hAnsi="宋体" w:eastAsia="宋体" w:cs="宋体"/>
              </w:rPr>
              <w:t>操作</w:t>
            </w:r>
            <w:r>
              <w:rPr>
                <w:rFonts w:hint="eastAsia" w:ascii="宋体" w:hAnsi="宋体" w:eastAsia="宋体" w:cs="宋体"/>
                <w:lang w:val="en-US" w:eastAsia="zh-CN"/>
              </w:rPr>
              <w:t>映射文件</w:t>
            </w:r>
          </w:p>
        </w:tc>
      </w:tr>
      <w:tr w14:paraId="33A535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1A04FA7">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SingerMapper.xml</w:t>
            </w:r>
          </w:p>
        </w:tc>
        <w:tc>
          <w:tcPr>
            <w:tcW w:w="4562" w:type="dxa"/>
            <w:tcBorders>
              <w:top w:val="nil"/>
              <w:left w:val="nil"/>
              <w:bottom w:val="nil"/>
              <w:right w:val="nil"/>
            </w:tcBorders>
          </w:tcPr>
          <w:p w14:paraId="4E1C6D98">
            <w:pPr>
              <w:tabs>
                <w:tab w:val="left" w:pos="377"/>
              </w:tabs>
              <w:ind w:firstLine="420"/>
              <w:jc w:val="center"/>
              <w:rPr>
                <w:rFonts w:ascii="宋体" w:hAnsi="宋体" w:eastAsia="宋体" w:cs="宋体"/>
                <w:szCs w:val="21"/>
              </w:rPr>
            </w:pPr>
            <w:r>
              <w:rPr>
                <w:rFonts w:hint="eastAsia" w:ascii="宋体" w:hAnsi="宋体" w:eastAsia="宋体" w:cs="宋体"/>
                <w:szCs w:val="21"/>
              </w:rPr>
              <w:t>歌手信息</w:t>
            </w:r>
            <w:r>
              <w:rPr>
                <w:rFonts w:hint="eastAsia" w:ascii="宋体" w:hAnsi="宋体" w:eastAsia="宋体" w:cs="宋体"/>
              </w:rPr>
              <w:t>操作</w:t>
            </w:r>
            <w:r>
              <w:rPr>
                <w:rFonts w:hint="eastAsia" w:ascii="宋体" w:hAnsi="宋体" w:eastAsia="宋体" w:cs="宋体"/>
                <w:lang w:val="en-US" w:eastAsia="zh-CN"/>
              </w:rPr>
              <w:t>映射文件</w:t>
            </w:r>
          </w:p>
        </w:tc>
      </w:tr>
      <w:tr w14:paraId="2C5859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3FC0B4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SongListMapper.xml</w:t>
            </w:r>
          </w:p>
        </w:tc>
        <w:tc>
          <w:tcPr>
            <w:tcW w:w="4562" w:type="dxa"/>
            <w:tcBorders>
              <w:top w:val="nil"/>
              <w:left w:val="nil"/>
              <w:bottom w:val="nil"/>
              <w:right w:val="nil"/>
            </w:tcBorders>
          </w:tcPr>
          <w:p w14:paraId="5749268A">
            <w:pPr>
              <w:tabs>
                <w:tab w:val="left" w:pos="377"/>
              </w:tabs>
              <w:ind w:firstLine="420"/>
              <w:jc w:val="center"/>
              <w:rPr>
                <w:rFonts w:ascii="宋体" w:hAnsi="宋体" w:eastAsia="宋体" w:cs="宋体"/>
                <w:szCs w:val="21"/>
              </w:rPr>
            </w:pPr>
            <w:r>
              <w:rPr>
                <w:rFonts w:hint="eastAsia" w:ascii="宋体" w:hAnsi="宋体" w:eastAsia="宋体" w:cs="宋体"/>
                <w:szCs w:val="21"/>
              </w:rPr>
              <w:t>歌曲信息</w:t>
            </w:r>
            <w:r>
              <w:rPr>
                <w:rFonts w:hint="eastAsia" w:ascii="宋体" w:hAnsi="宋体" w:eastAsia="宋体" w:cs="宋体"/>
              </w:rPr>
              <w:t>操作</w:t>
            </w:r>
            <w:r>
              <w:rPr>
                <w:rFonts w:hint="eastAsia" w:ascii="宋体" w:hAnsi="宋体" w:eastAsia="宋体" w:cs="宋体"/>
                <w:lang w:val="en-US" w:eastAsia="zh-CN"/>
              </w:rPr>
              <w:t>映射文件</w:t>
            </w:r>
          </w:p>
        </w:tc>
      </w:tr>
      <w:tr w14:paraId="49D199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545FBDB2">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SongMapper.xml</w:t>
            </w:r>
          </w:p>
        </w:tc>
        <w:tc>
          <w:tcPr>
            <w:tcW w:w="4562" w:type="dxa"/>
            <w:tcBorders>
              <w:top w:val="nil"/>
              <w:left w:val="nil"/>
              <w:bottom w:val="single" w:color="auto" w:sz="4" w:space="0"/>
              <w:right w:val="nil"/>
            </w:tcBorders>
          </w:tcPr>
          <w:p w14:paraId="77FD41C8">
            <w:pPr>
              <w:tabs>
                <w:tab w:val="left" w:pos="377"/>
              </w:tabs>
              <w:ind w:firstLine="420"/>
              <w:jc w:val="center"/>
              <w:rPr>
                <w:rFonts w:ascii="宋体" w:hAnsi="宋体" w:eastAsia="宋体" w:cs="宋体"/>
                <w:szCs w:val="21"/>
              </w:rPr>
            </w:pPr>
            <w:r>
              <w:rPr>
                <w:rFonts w:hint="eastAsia" w:ascii="宋体" w:hAnsi="宋体" w:eastAsia="宋体" w:cs="宋体"/>
                <w:szCs w:val="21"/>
              </w:rPr>
              <w:t>歌单信息</w:t>
            </w:r>
            <w:r>
              <w:rPr>
                <w:rFonts w:hint="eastAsia" w:ascii="宋体" w:hAnsi="宋体" w:eastAsia="宋体" w:cs="宋体"/>
              </w:rPr>
              <w:t>操作</w:t>
            </w:r>
            <w:r>
              <w:rPr>
                <w:rFonts w:hint="eastAsia" w:ascii="宋体" w:hAnsi="宋体" w:eastAsia="宋体" w:cs="宋体"/>
                <w:lang w:val="en-US" w:eastAsia="zh-CN"/>
              </w:rPr>
              <w:t>映射文件</w:t>
            </w:r>
          </w:p>
        </w:tc>
      </w:tr>
    </w:tbl>
    <w:p w14:paraId="5880D0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FF0000"/>
          <w:sz w:val="24"/>
          <w:szCs w:val="24"/>
        </w:rPr>
      </w:pPr>
      <w:bookmarkStart w:id="94" w:name="_Toc24227"/>
      <w:bookmarkStart w:id="95" w:name="_Toc152530329"/>
      <w:bookmarkStart w:id="96" w:name="_Toc4020"/>
      <w:r>
        <w:rPr>
          <w:rFonts w:hint="default" w:ascii="Times New Roman" w:hAnsi="Times New Roman" w:eastAsia="宋体" w:cs="Times New Roman"/>
          <w:color w:val="FF0000"/>
          <w:sz w:val="24"/>
          <w:szCs w:val="24"/>
        </w:rPr>
        <w:t>第3章系统实现的最后部分为功能模块实现部分。本部分应该包括以下几个方面：对每一个功能模块进行详细介绍，软件功能模块详细设计是重点内容，一定要详细的写。</w:t>
      </w:r>
    </w:p>
    <w:p w14:paraId="0FA05BB8">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功能模块介绍须照应前面章节的功能模块图，按照模块图层次从左到右依次介绍各个功能模块。</w:t>
      </w:r>
      <w:commentRangeStart w:id="13"/>
      <w:r>
        <w:rPr>
          <w:rFonts w:hint="default" w:ascii="Times New Roman" w:hAnsi="Times New Roman" w:eastAsia="宋体" w:cs="Times New Roman"/>
          <w:color w:val="FF0000"/>
          <w:sz w:val="24"/>
          <w:szCs w:val="24"/>
        </w:rPr>
        <w:t>各功能模块不能遗漏，也不要出现重复介绍的情况。</w:t>
      </w:r>
      <w:commentRangeEnd w:id="13"/>
      <w:r>
        <w:commentReference w:id="13"/>
      </w:r>
    </w:p>
    <w:p w14:paraId="0A9CCBB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每个功能模块详细设计的写法：首先写该模块的功能，然后写该模块的操作方法，接着放一个界面的截图，最后要用语言加代码</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lang w:val="en-US" w:eastAsia="zh-CN"/>
        </w:rPr>
        <w:t>不能是成句、成段的代码</w:t>
      </w:r>
      <w:r>
        <w:rPr>
          <w:rFonts w:hint="eastAsia"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rPr>
        <w:t>的方式详细介绍代码的实现过程，要说明使用的类、函数、变量等。【注：没有体现代码的说明为不合格。】</w:t>
      </w:r>
    </w:p>
    <w:p w14:paraId="2FC6DCDA">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界面截图要清晰，图上文字大小尽量与正文一致，缩放时使用等比例缩放。截图时适当调整浏览器显示比例，不要出现整张截图上大片空白，而界面在其中却小小的看不清的情况。</w:t>
      </w:r>
    </w:p>
    <w:p w14:paraId="5F840F35">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功能实现部分，出现的类名称应与类包说明中的一致。</w:t>
      </w:r>
    </w:p>
    <w:p w14:paraId="6CB555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示例：提示示例只是说明大体的结构，不要照抄，也不代表示例写的特别好。</w:t>
      </w:r>
    </w:p>
    <w:p w14:paraId="354948EA">
      <w:pPr>
        <w:pStyle w:val="5"/>
        <w:numPr>
          <w:ilvl w:val="0"/>
          <w:numId w:val="0"/>
        </w:numPr>
        <w:jc w:val="both"/>
        <w:rPr>
          <w:rFonts w:hint="default" w:ascii="Times New Roman" w:eastAsia="黑体"/>
          <w:color w:val="00B050"/>
          <w:lang w:val="en-US" w:eastAsia="zh-CN"/>
        </w:rPr>
      </w:pPr>
      <w:bookmarkStart w:id="97" w:name="_Toc16036"/>
      <w:r>
        <w:rPr>
          <w:rFonts w:hint="eastAsia" w:ascii="Times New Roman"/>
          <w:color w:val="00B050"/>
          <w:lang w:val="en-US" w:eastAsia="zh-CN"/>
        </w:rPr>
        <w:t>举例：</w:t>
      </w:r>
      <w:bookmarkEnd w:id="97"/>
    </w:p>
    <w:bookmarkEnd w:id="94"/>
    <w:bookmarkEnd w:id="95"/>
    <w:bookmarkEnd w:id="96"/>
    <w:p w14:paraId="0716AC90">
      <w:pPr>
        <w:pStyle w:val="5"/>
        <w:keepNext/>
        <w:keepLines/>
        <w:pageBreakBefore w:val="0"/>
        <w:widowControl/>
        <w:numPr>
          <w:ilvl w:val="0"/>
          <w:numId w:val="0"/>
        </w:numPr>
        <w:kinsoku/>
        <w:wordWrap/>
        <w:overflowPunct/>
        <w:topLinePunct w:val="0"/>
        <w:autoSpaceDE/>
        <w:autoSpaceDN/>
        <w:bidi w:val="0"/>
        <w:adjustRightInd/>
        <w:snapToGrid/>
        <w:spacing w:line="240" w:lineRule="auto"/>
        <w:jc w:val="both"/>
        <w:textAlignment w:val="auto"/>
      </w:pPr>
      <w:bookmarkStart w:id="98" w:name="_Toc1607"/>
      <w:bookmarkStart w:id="99" w:name="_Toc18277"/>
      <w:bookmarkStart w:id="100" w:name="_Toc152530343"/>
      <w:bookmarkStart w:id="101" w:name="_Toc14837"/>
      <w:r>
        <w:drawing>
          <wp:inline distT="0" distB="0" distL="114300" distR="114300">
            <wp:extent cx="5072380" cy="4100830"/>
            <wp:effectExtent l="0" t="0" r="4445" b="444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072380" cy="4100830"/>
                    </a:xfrm>
                    <a:prstGeom prst="rect">
                      <a:avLst/>
                    </a:prstGeom>
                    <a:noFill/>
                    <a:ln>
                      <a:noFill/>
                    </a:ln>
                  </pic:spPr>
                </pic:pic>
              </a:graphicData>
            </a:graphic>
          </wp:inline>
        </w:drawing>
      </w:r>
      <w:bookmarkEnd w:id="98"/>
    </w:p>
    <w:p w14:paraId="077B2ADA">
      <w:r>
        <w:drawing>
          <wp:inline distT="0" distB="0" distL="114300" distR="114300">
            <wp:extent cx="5053330" cy="4510405"/>
            <wp:effectExtent l="0" t="0" r="4445" b="444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9"/>
                    <a:stretch>
                      <a:fillRect/>
                    </a:stretch>
                  </pic:blipFill>
                  <pic:spPr>
                    <a:xfrm>
                      <a:off x="0" y="0"/>
                      <a:ext cx="5053330" cy="4510405"/>
                    </a:xfrm>
                    <a:prstGeom prst="rect">
                      <a:avLst/>
                    </a:prstGeom>
                    <a:noFill/>
                    <a:ln>
                      <a:noFill/>
                    </a:ln>
                  </pic:spPr>
                </pic:pic>
              </a:graphicData>
            </a:graphic>
          </wp:inline>
        </w:drawing>
      </w:r>
    </w:p>
    <w:p w14:paraId="536EAF35">
      <w:pPr>
        <w:pStyle w:val="14"/>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148580" cy="2595880"/>
            <wp:effectExtent l="0" t="0" r="4445" b="444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0"/>
                    <a:stretch>
                      <a:fillRect/>
                    </a:stretch>
                  </pic:blipFill>
                  <pic:spPr>
                    <a:xfrm>
                      <a:off x="0" y="0"/>
                      <a:ext cx="5148580" cy="2595880"/>
                    </a:xfrm>
                    <a:prstGeom prst="rect">
                      <a:avLst/>
                    </a:prstGeom>
                    <a:noFill/>
                    <a:ln>
                      <a:noFill/>
                    </a:ln>
                  </pic:spPr>
                </pic:pic>
              </a:graphicData>
            </a:graphic>
          </wp:inline>
        </w:drawing>
      </w:r>
    </w:p>
    <w:p w14:paraId="5CBEBE50">
      <w:pPr>
        <w:pStyle w:val="14"/>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024755" cy="4910455"/>
            <wp:effectExtent l="0" t="0" r="4445" b="444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1"/>
                    <a:stretch>
                      <a:fillRect/>
                    </a:stretch>
                  </pic:blipFill>
                  <pic:spPr>
                    <a:xfrm>
                      <a:off x="0" y="0"/>
                      <a:ext cx="5024755" cy="4910455"/>
                    </a:xfrm>
                    <a:prstGeom prst="rect">
                      <a:avLst/>
                    </a:prstGeom>
                    <a:noFill/>
                    <a:ln>
                      <a:noFill/>
                    </a:ln>
                  </pic:spPr>
                </pic:pic>
              </a:graphicData>
            </a:graphic>
          </wp:inline>
        </w:drawing>
      </w:r>
    </w:p>
    <w:p w14:paraId="4B5EEC4E"/>
    <w:p w14:paraId="5B53B934">
      <w:pPr>
        <w:rPr>
          <w:rFonts w:ascii="Times New Roman" w:hAnsi="Times New Roman" w:eastAsia="黑体" w:cs="Times New Roman"/>
          <w:bCs/>
          <w:spacing w:val="-10"/>
          <w:kern w:val="44"/>
          <w:sz w:val="32"/>
          <w:szCs w:val="32"/>
        </w:rPr>
      </w:pPr>
    </w:p>
    <w:p w14:paraId="3E526AED">
      <w:pPr>
        <w:rPr>
          <w:rFonts w:ascii="Times New Roman" w:hAnsi="Times New Roman" w:eastAsia="黑体" w:cs="Times New Roman"/>
          <w:bCs/>
          <w:spacing w:val="-10"/>
          <w:kern w:val="44"/>
          <w:sz w:val="32"/>
          <w:szCs w:val="32"/>
        </w:rPr>
      </w:pPr>
      <w:r>
        <w:rPr>
          <w:rFonts w:ascii="Times New Roman" w:hAnsi="Times New Roman" w:eastAsia="黑体" w:cs="Times New Roman"/>
          <w:bCs/>
          <w:spacing w:val="-10"/>
          <w:kern w:val="44"/>
          <w:sz w:val="32"/>
          <w:szCs w:val="32"/>
        </w:rPr>
        <w:br w:type="page"/>
      </w:r>
    </w:p>
    <w:p w14:paraId="6615F5C9">
      <w:pPr>
        <w:tabs>
          <w:tab w:val="left" w:pos="377"/>
          <w:tab w:val="left" w:pos="432"/>
        </w:tabs>
        <w:spacing w:before="312" w:beforeLines="100" w:after="312" w:afterLines="100"/>
        <w:jc w:val="center"/>
        <w:outlineLvl w:val="0"/>
        <w:rPr>
          <w:rFonts w:ascii="Times New Roman" w:hAnsi="Times New Roman" w:eastAsia="黑体" w:cs="Times New Roman"/>
          <w:bCs/>
          <w:spacing w:val="-10"/>
          <w:kern w:val="44"/>
          <w:sz w:val="32"/>
          <w:szCs w:val="32"/>
        </w:rPr>
      </w:pPr>
      <w:bookmarkStart w:id="102" w:name="_Toc10747"/>
      <w:r>
        <w:rPr>
          <w:rFonts w:ascii="Times New Roman" w:hAnsi="Times New Roman" w:eastAsia="黑体" w:cs="Times New Roman"/>
          <w:bCs/>
          <w:spacing w:val="-10"/>
          <w:kern w:val="44"/>
          <w:sz w:val="32"/>
          <w:szCs w:val="32"/>
        </w:rPr>
        <w:t>4</w:t>
      </w:r>
      <w:r>
        <w:rPr>
          <w:rFonts w:hint="eastAsia" w:ascii="Times New Roman" w:hAnsi="Times New Roman" w:eastAsia="黑体" w:cs="Times New Roman"/>
          <w:bCs/>
          <w:spacing w:val="-10"/>
          <w:kern w:val="44"/>
          <w:sz w:val="32"/>
          <w:szCs w:val="32"/>
        </w:rPr>
        <w:t xml:space="preserve"> 系统测试</w:t>
      </w:r>
      <w:bookmarkEnd w:id="99"/>
      <w:bookmarkEnd w:id="100"/>
      <w:bookmarkEnd w:id="101"/>
      <w:bookmarkEnd w:id="102"/>
    </w:p>
    <w:p w14:paraId="66E3AC06">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color w:val="FF0000"/>
          <w:sz w:val="24"/>
          <w:szCs w:val="24"/>
        </w:rPr>
        <w:t>本部分主要是系统的测试部分，根据系统不同的功能分别进行系统测试，可以根据角色分不同的小节测试。</w:t>
      </w:r>
    </w:p>
    <w:p w14:paraId="37DF192A">
      <w:pPr>
        <w:pStyle w:val="5"/>
        <w:numPr>
          <w:ilvl w:val="0"/>
          <w:numId w:val="0"/>
        </w:numPr>
        <w:rPr>
          <w:rFonts w:ascii="Times New Roman"/>
          <w:b/>
        </w:rPr>
      </w:pPr>
      <w:bookmarkStart w:id="103" w:name="_Toc498204647"/>
      <w:bookmarkStart w:id="104" w:name="_Toc2698"/>
      <w:bookmarkStart w:id="105" w:name="_Toc10163"/>
      <w:bookmarkStart w:id="106" w:name="_Toc498207984"/>
      <w:r>
        <w:rPr>
          <w:rFonts w:hint="eastAsia" w:ascii="Times New Roman"/>
        </w:rPr>
        <w:t>4</w:t>
      </w:r>
      <w:r>
        <w:rPr>
          <w:rFonts w:ascii="Times New Roman"/>
        </w:rPr>
        <w:t xml:space="preserve">.1 </w:t>
      </w:r>
      <w:r>
        <w:rPr>
          <w:rFonts w:hint="eastAsia" w:ascii="Times New Roman"/>
        </w:rPr>
        <w:t>用户功能</w:t>
      </w:r>
      <w:r>
        <w:rPr>
          <w:rFonts w:ascii="Times New Roman"/>
        </w:rPr>
        <w:t>测试</w:t>
      </w:r>
      <w:bookmarkEnd w:id="103"/>
      <w:bookmarkEnd w:id="104"/>
      <w:bookmarkEnd w:id="105"/>
      <w:bookmarkEnd w:id="106"/>
    </w:p>
    <w:p w14:paraId="04D536CE">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本部分应该包括用户主要功能的全部功能测试用例表。</w:t>
      </w:r>
    </w:p>
    <w:p w14:paraId="3D7947EF">
      <w:pPr>
        <w:keepNext w:val="0"/>
        <w:keepLines w:val="0"/>
        <w:pageBreakBefore w:val="0"/>
        <w:widowControl w:val="0"/>
        <w:tabs>
          <w:tab w:val="left" w:pos="377"/>
        </w:tabs>
        <w:kinsoku/>
        <w:wordWrap/>
        <w:overflowPunct/>
        <w:topLinePunct w:val="0"/>
        <w:autoSpaceDE/>
        <w:autoSpaceDN/>
        <w:bidi w:val="0"/>
        <w:adjustRightInd/>
        <w:snapToGrid/>
        <w:spacing w:line="440" w:lineRule="exact"/>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rPr>
        <w:t>举例：</w:t>
      </w:r>
    </w:p>
    <w:p w14:paraId="75129277">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lang w:val="en-US" w:eastAsia="zh-CN"/>
        </w:rPr>
        <w:t>登录</w:t>
      </w:r>
      <w:r>
        <w:rPr>
          <w:rFonts w:hint="eastAsia" w:ascii="宋体" w:hAnsi="宋体" w:eastAsia="宋体" w:cs="宋体"/>
          <w:color w:val="00B050"/>
          <w:sz w:val="24"/>
          <w:szCs w:val="24"/>
        </w:rPr>
        <w:t>功能测试用例表，如表4.1所示。</w:t>
      </w:r>
      <w:r>
        <w:commentReference w:id="14"/>
      </w:r>
    </w:p>
    <w:p w14:paraId="6489E02E">
      <w:pPr>
        <w:tabs>
          <w:tab w:val="left" w:pos="377"/>
        </w:tabs>
        <w:spacing w:line="440" w:lineRule="exact"/>
        <w:jc w:val="center"/>
        <w:rPr>
          <w:rFonts w:eastAsia="黑体"/>
          <w:color w:val="00B050"/>
          <w:szCs w:val="21"/>
        </w:rPr>
      </w:pPr>
      <w:r>
        <w:rPr>
          <w:rFonts w:eastAsia="黑体"/>
          <w:color w:val="00B050"/>
          <w:szCs w:val="21"/>
        </w:rPr>
        <w:t>表4.</w:t>
      </w:r>
      <w:r>
        <w:rPr>
          <w:rFonts w:hint="eastAsia" w:eastAsia="黑体"/>
          <w:color w:val="00B050"/>
          <w:szCs w:val="21"/>
        </w:rPr>
        <w:t>1</w:t>
      </w:r>
      <w:r>
        <w:rPr>
          <w:rFonts w:eastAsia="黑体"/>
          <w:color w:val="00B050"/>
          <w:szCs w:val="21"/>
        </w:rPr>
        <w:t xml:space="preserve"> </w:t>
      </w:r>
      <w:r>
        <w:rPr>
          <w:rFonts w:hint="eastAsia" w:eastAsia="黑体"/>
          <w:color w:val="00B050"/>
          <w:szCs w:val="21"/>
          <w:lang w:val="en-US" w:eastAsia="zh-CN"/>
        </w:rPr>
        <w:t>登录</w:t>
      </w:r>
      <w:r>
        <w:rPr>
          <w:rFonts w:eastAsia="黑体"/>
          <w:color w:val="00B050"/>
          <w:szCs w:val="21"/>
        </w:rPr>
        <w:t>功能测试用例表</w:t>
      </w:r>
    </w:p>
    <w:tbl>
      <w:tblPr>
        <w:tblStyle w:val="38"/>
        <w:tblW w:w="903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1"/>
        <w:gridCol w:w="1275"/>
        <w:gridCol w:w="1545"/>
        <w:gridCol w:w="1716"/>
        <w:gridCol w:w="1701"/>
        <w:gridCol w:w="1701"/>
      </w:tblGrid>
      <w:tr w14:paraId="69F123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000000" w:sz="8" w:space="0"/>
              <w:bottom w:val="single" w:color="auto" w:sz="6" w:space="0"/>
            </w:tcBorders>
            <w:vAlign w:val="center"/>
          </w:tcPr>
          <w:p w14:paraId="186A35C8">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测试编号</w:t>
            </w:r>
          </w:p>
        </w:tc>
        <w:tc>
          <w:tcPr>
            <w:tcW w:w="1275" w:type="dxa"/>
            <w:tcBorders>
              <w:top w:val="single" w:color="000000" w:sz="8" w:space="0"/>
              <w:bottom w:val="single" w:color="auto" w:sz="6" w:space="0"/>
            </w:tcBorders>
            <w:vAlign w:val="center"/>
          </w:tcPr>
          <w:p w14:paraId="3D9DF0CE">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测试项</w:t>
            </w:r>
          </w:p>
        </w:tc>
        <w:tc>
          <w:tcPr>
            <w:tcW w:w="1545" w:type="dxa"/>
            <w:tcBorders>
              <w:top w:val="single" w:color="000000" w:sz="8" w:space="0"/>
              <w:bottom w:val="single" w:color="auto" w:sz="6" w:space="0"/>
            </w:tcBorders>
            <w:vAlign w:val="center"/>
          </w:tcPr>
          <w:p w14:paraId="6F2BDCAF">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预置条件</w:t>
            </w:r>
          </w:p>
        </w:tc>
        <w:tc>
          <w:tcPr>
            <w:tcW w:w="1716" w:type="dxa"/>
            <w:tcBorders>
              <w:top w:val="single" w:color="000000" w:sz="8" w:space="0"/>
              <w:bottom w:val="single" w:color="auto" w:sz="6" w:space="0"/>
            </w:tcBorders>
            <w:vAlign w:val="center"/>
          </w:tcPr>
          <w:p w14:paraId="00BE1B37">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测试步骤</w:t>
            </w:r>
            <w:r>
              <w:rPr>
                <w:rFonts w:hint="eastAsia" w:ascii="宋体" w:hAnsi="宋体" w:eastAsia="宋体"/>
                <w:color w:val="00B050"/>
                <w:sz w:val="21"/>
                <w:szCs w:val="21"/>
                <w:lang w:val="en-US" w:eastAsia="zh-CN"/>
              </w:rPr>
              <w:t>或</w:t>
            </w:r>
            <w:r>
              <w:rPr>
                <w:rFonts w:hint="eastAsia" w:ascii="宋体" w:hAnsi="宋体" w:eastAsia="宋体"/>
                <w:color w:val="00B050"/>
                <w:sz w:val="21"/>
                <w:szCs w:val="21"/>
              </w:rPr>
              <w:t>数据</w:t>
            </w:r>
          </w:p>
        </w:tc>
        <w:tc>
          <w:tcPr>
            <w:tcW w:w="1701" w:type="dxa"/>
            <w:tcBorders>
              <w:top w:val="single" w:color="000000" w:sz="8" w:space="0"/>
              <w:bottom w:val="single" w:color="auto" w:sz="6" w:space="0"/>
            </w:tcBorders>
            <w:vAlign w:val="center"/>
          </w:tcPr>
          <w:p w14:paraId="1826C75A">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期望结果</w:t>
            </w:r>
          </w:p>
        </w:tc>
        <w:tc>
          <w:tcPr>
            <w:tcW w:w="1701" w:type="dxa"/>
            <w:tcBorders>
              <w:top w:val="single" w:color="000000" w:sz="8" w:space="0"/>
              <w:bottom w:val="single" w:color="auto" w:sz="6" w:space="0"/>
            </w:tcBorders>
            <w:vAlign w:val="center"/>
          </w:tcPr>
          <w:p w14:paraId="22BA8E48">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实际结果</w:t>
            </w:r>
          </w:p>
        </w:tc>
      </w:tr>
      <w:tr w14:paraId="0254239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6" w:space="0"/>
              <w:bottom w:val="nil"/>
            </w:tcBorders>
            <w:vAlign w:val="center"/>
          </w:tcPr>
          <w:p w14:paraId="62DF74B0">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1</w:t>
            </w:r>
          </w:p>
        </w:tc>
        <w:tc>
          <w:tcPr>
            <w:tcW w:w="1275" w:type="dxa"/>
            <w:tcBorders>
              <w:top w:val="single" w:color="auto" w:sz="6" w:space="0"/>
              <w:bottom w:val="nil"/>
            </w:tcBorders>
            <w:vAlign w:val="center"/>
          </w:tcPr>
          <w:p w14:paraId="318C6558">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lang w:val="en-US" w:eastAsia="zh-CN"/>
              </w:rPr>
              <w:t>登录</w:t>
            </w:r>
            <w:r>
              <w:rPr>
                <w:rFonts w:hint="eastAsia" w:ascii="宋体" w:hAnsi="宋体" w:eastAsia="宋体"/>
                <w:color w:val="00B050"/>
                <w:sz w:val="21"/>
                <w:szCs w:val="21"/>
              </w:rPr>
              <w:t>功能</w:t>
            </w:r>
          </w:p>
        </w:tc>
        <w:tc>
          <w:tcPr>
            <w:tcW w:w="1545" w:type="dxa"/>
            <w:tcBorders>
              <w:top w:val="single" w:color="auto" w:sz="6" w:space="0"/>
              <w:bottom w:val="nil"/>
            </w:tcBorders>
            <w:vAlign w:val="center"/>
          </w:tcPr>
          <w:p w14:paraId="7218BFE6">
            <w:pPr>
              <w:tabs>
                <w:tab w:val="left" w:pos="377"/>
              </w:tabs>
              <w:spacing w:line="440" w:lineRule="exact"/>
              <w:jc w:val="center"/>
              <w:rPr>
                <w:rFonts w:hint="eastAsia" w:ascii="宋体" w:hAnsi="宋体" w:eastAsia="宋体"/>
                <w:color w:val="00B050"/>
                <w:sz w:val="21"/>
                <w:szCs w:val="21"/>
              </w:rPr>
            </w:pPr>
            <w:bookmarkStart w:id="123" w:name="_GoBack"/>
            <w:r>
              <w:rPr>
                <w:rFonts w:hint="eastAsia" w:ascii="宋体" w:hAnsi="宋体" w:eastAsia="宋体"/>
                <w:color w:val="00B050"/>
                <w:sz w:val="21"/>
                <w:szCs w:val="21"/>
              </w:rPr>
              <w:t>用户已登录</w:t>
            </w:r>
            <w:bookmarkEnd w:id="123"/>
          </w:p>
        </w:tc>
        <w:tc>
          <w:tcPr>
            <w:tcW w:w="1716" w:type="dxa"/>
            <w:tcBorders>
              <w:top w:val="single" w:color="auto" w:sz="6" w:space="0"/>
              <w:bottom w:val="nil"/>
            </w:tcBorders>
            <w:vAlign w:val="center"/>
          </w:tcPr>
          <w:p w14:paraId="3A86E014">
            <w:pPr>
              <w:tabs>
                <w:tab w:val="left" w:pos="377"/>
              </w:tabs>
              <w:spacing w:line="440" w:lineRule="exact"/>
              <w:ind w:firstLine="210" w:firstLineChars="100"/>
              <w:rPr>
                <w:rFonts w:hint="eastAsia" w:ascii="宋体" w:hAnsi="宋体" w:eastAsia="宋体"/>
                <w:color w:val="00B050"/>
                <w:sz w:val="21"/>
                <w:szCs w:val="21"/>
                <w:lang w:val="en-US" w:eastAsia="zh-CN"/>
              </w:rPr>
            </w:pPr>
            <w:r>
              <w:rPr>
                <w:rFonts w:hint="eastAsia" w:ascii="宋体" w:hAnsi="宋体" w:eastAsia="宋体"/>
                <w:color w:val="00B050"/>
                <w:sz w:val="21"/>
                <w:szCs w:val="21"/>
                <w:lang w:val="en-US" w:eastAsia="zh-CN"/>
              </w:rPr>
              <w:t>输入用户名：张三</w:t>
            </w:r>
          </w:p>
          <w:p w14:paraId="71519637">
            <w:pPr>
              <w:pStyle w:val="14"/>
              <w:ind w:left="0" w:leftChars="0" w:firstLine="0" w:firstLineChars="0"/>
              <w:rPr>
                <w:rFonts w:hint="default" w:eastAsia="宋体"/>
                <w:sz w:val="21"/>
                <w:lang w:val="en-US" w:eastAsia="zh-CN"/>
              </w:rPr>
            </w:pPr>
            <w:r>
              <w:rPr>
                <w:rFonts w:hint="eastAsia" w:ascii="宋体" w:hAnsi="宋体" w:eastAsia="宋体"/>
                <w:color w:val="00B050"/>
                <w:sz w:val="21"/>
                <w:szCs w:val="21"/>
                <w:lang w:val="en-US" w:eastAsia="zh-CN"/>
              </w:rPr>
              <w:t xml:space="preserve">  输入密码：1234</w:t>
            </w:r>
          </w:p>
        </w:tc>
        <w:tc>
          <w:tcPr>
            <w:tcW w:w="1701" w:type="dxa"/>
            <w:tcBorders>
              <w:top w:val="single" w:color="auto" w:sz="6" w:space="0"/>
              <w:bottom w:val="nil"/>
            </w:tcBorders>
            <w:vAlign w:val="center"/>
          </w:tcPr>
          <w:p w14:paraId="634F2D1D">
            <w:pPr>
              <w:tabs>
                <w:tab w:val="left" w:pos="377"/>
              </w:tabs>
              <w:spacing w:line="440" w:lineRule="exact"/>
              <w:ind w:firstLine="210" w:firstLineChars="100"/>
              <w:rPr>
                <w:rFonts w:hint="eastAsia" w:ascii="宋体" w:hAnsi="宋体" w:eastAsia="宋体"/>
                <w:color w:val="00B050"/>
                <w:sz w:val="21"/>
                <w:szCs w:val="21"/>
                <w:lang w:eastAsia="zh-CN"/>
              </w:rPr>
            </w:pPr>
            <w:r>
              <w:rPr>
                <w:rFonts w:hint="eastAsia" w:ascii="宋体" w:hAnsi="宋体" w:eastAsia="宋体"/>
                <w:color w:val="00B050"/>
                <w:sz w:val="21"/>
                <w:szCs w:val="21"/>
              </w:rPr>
              <w:t>成功</w:t>
            </w:r>
            <w:r>
              <w:rPr>
                <w:rFonts w:hint="eastAsia" w:ascii="宋体" w:hAnsi="宋体" w:eastAsia="宋体"/>
                <w:color w:val="00B050"/>
                <w:sz w:val="21"/>
                <w:szCs w:val="21"/>
                <w:lang w:val="en-US" w:eastAsia="zh-CN"/>
              </w:rPr>
              <w:t>登录</w:t>
            </w:r>
          </w:p>
        </w:tc>
        <w:tc>
          <w:tcPr>
            <w:tcW w:w="1701" w:type="dxa"/>
            <w:tcBorders>
              <w:top w:val="single" w:color="auto" w:sz="6" w:space="0"/>
              <w:bottom w:val="nil"/>
            </w:tcBorders>
            <w:vAlign w:val="center"/>
          </w:tcPr>
          <w:p w14:paraId="6F82A72C">
            <w:pPr>
              <w:tabs>
                <w:tab w:val="left" w:pos="147"/>
                <w:tab w:val="left" w:pos="377"/>
              </w:tabs>
              <w:spacing w:line="440" w:lineRule="exact"/>
              <w:ind w:firstLine="210" w:firstLineChars="100"/>
              <w:rPr>
                <w:rFonts w:hint="eastAsia" w:ascii="宋体" w:hAnsi="宋体" w:eastAsia="宋体"/>
                <w:color w:val="00B050"/>
                <w:sz w:val="21"/>
                <w:szCs w:val="21"/>
                <w:lang w:eastAsia="zh-CN"/>
              </w:rPr>
            </w:pPr>
            <w:r>
              <w:rPr>
                <w:rFonts w:hint="eastAsia" w:ascii="宋体" w:hAnsi="宋体" w:eastAsia="宋体"/>
                <w:color w:val="00B050"/>
                <w:sz w:val="21"/>
                <w:szCs w:val="21"/>
              </w:rPr>
              <w:t>成功</w:t>
            </w:r>
            <w:r>
              <w:rPr>
                <w:rFonts w:hint="eastAsia" w:ascii="宋体" w:hAnsi="宋体" w:eastAsia="宋体"/>
                <w:color w:val="00B050"/>
                <w:sz w:val="21"/>
                <w:szCs w:val="21"/>
                <w:lang w:val="en-US" w:eastAsia="zh-CN"/>
              </w:rPr>
              <w:t>登录</w:t>
            </w:r>
          </w:p>
        </w:tc>
      </w:tr>
      <w:tr w14:paraId="0C5650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nil"/>
              <w:bottom w:val="single" w:color="000000" w:sz="8" w:space="0"/>
            </w:tcBorders>
            <w:vAlign w:val="center"/>
          </w:tcPr>
          <w:p w14:paraId="70E550C2">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2</w:t>
            </w:r>
          </w:p>
        </w:tc>
        <w:tc>
          <w:tcPr>
            <w:tcW w:w="1275" w:type="dxa"/>
            <w:tcBorders>
              <w:top w:val="nil"/>
              <w:bottom w:val="single" w:color="000000" w:sz="8" w:space="0"/>
            </w:tcBorders>
            <w:vAlign w:val="center"/>
          </w:tcPr>
          <w:p w14:paraId="28580F94">
            <w:pPr>
              <w:tabs>
                <w:tab w:val="left" w:pos="377"/>
              </w:tabs>
              <w:spacing w:line="440" w:lineRule="exact"/>
              <w:ind w:firstLine="210" w:firstLineChars="100"/>
              <w:rPr>
                <w:rFonts w:hint="eastAsia" w:ascii="宋体" w:hAnsi="宋体" w:eastAsia="宋体"/>
                <w:color w:val="00B050"/>
                <w:sz w:val="21"/>
                <w:szCs w:val="21"/>
              </w:rPr>
            </w:pPr>
          </w:p>
        </w:tc>
        <w:tc>
          <w:tcPr>
            <w:tcW w:w="1545" w:type="dxa"/>
            <w:tcBorders>
              <w:top w:val="nil"/>
              <w:bottom w:val="single" w:color="000000" w:sz="8" w:space="0"/>
            </w:tcBorders>
            <w:vAlign w:val="center"/>
          </w:tcPr>
          <w:p w14:paraId="555A56F0">
            <w:pPr>
              <w:tabs>
                <w:tab w:val="left" w:pos="377"/>
              </w:tabs>
              <w:spacing w:line="440" w:lineRule="exact"/>
              <w:jc w:val="center"/>
              <w:rPr>
                <w:rFonts w:hint="eastAsia" w:ascii="宋体" w:hAnsi="宋体" w:eastAsia="宋体"/>
                <w:color w:val="00B050"/>
                <w:sz w:val="21"/>
                <w:szCs w:val="21"/>
              </w:rPr>
            </w:pPr>
          </w:p>
        </w:tc>
        <w:tc>
          <w:tcPr>
            <w:tcW w:w="1716" w:type="dxa"/>
            <w:tcBorders>
              <w:top w:val="nil"/>
              <w:bottom w:val="single" w:color="000000" w:sz="8" w:space="0"/>
            </w:tcBorders>
            <w:vAlign w:val="center"/>
          </w:tcPr>
          <w:p w14:paraId="05C61B8B">
            <w:pPr>
              <w:tabs>
                <w:tab w:val="left" w:pos="377"/>
              </w:tabs>
              <w:spacing w:line="440" w:lineRule="exact"/>
              <w:ind w:firstLine="210" w:firstLineChars="100"/>
              <w:rPr>
                <w:rFonts w:hint="eastAsia" w:ascii="宋体" w:hAnsi="宋体" w:eastAsia="宋体"/>
                <w:color w:val="00B050"/>
                <w:sz w:val="21"/>
                <w:szCs w:val="21"/>
              </w:rPr>
            </w:pPr>
          </w:p>
        </w:tc>
        <w:tc>
          <w:tcPr>
            <w:tcW w:w="1701" w:type="dxa"/>
            <w:tcBorders>
              <w:top w:val="nil"/>
              <w:bottom w:val="single" w:color="000000" w:sz="8" w:space="0"/>
            </w:tcBorders>
            <w:vAlign w:val="center"/>
          </w:tcPr>
          <w:p w14:paraId="1C1B5B9F">
            <w:pPr>
              <w:tabs>
                <w:tab w:val="left" w:pos="377"/>
              </w:tabs>
              <w:spacing w:line="440" w:lineRule="exact"/>
              <w:ind w:firstLine="210" w:firstLineChars="100"/>
              <w:rPr>
                <w:rFonts w:hint="eastAsia" w:ascii="宋体" w:hAnsi="宋体" w:eastAsia="宋体"/>
                <w:color w:val="00B050"/>
                <w:sz w:val="21"/>
                <w:szCs w:val="21"/>
              </w:rPr>
            </w:pPr>
          </w:p>
        </w:tc>
        <w:tc>
          <w:tcPr>
            <w:tcW w:w="1701" w:type="dxa"/>
            <w:tcBorders>
              <w:top w:val="nil"/>
              <w:bottom w:val="single" w:color="000000" w:sz="8" w:space="0"/>
            </w:tcBorders>
            <w:vAlign w:val="center"/>
          </w:tcPr>
          <w:p w14:paraId="6096981C">
            <w:pPr>
              <w:tabs>
                <w:tab w:val="left" w:pos="377"/>
              </w:tabs>
              <w:spacing w:line="440" w:lineRule="exact"/>
              <w:ind w:firstLine="210" w:firstLineChars="100"/>
              <w:rPr>
                <w:rFonts w:hint="eastAsia" w:ascii="宋体" w:hAnsi="宋体" w:eastAsia="宋体"/>
                <w:color w:val="00B050"/>
                <w:sz w:val="21"/>
                <w:szCs w:val="21"/>
              </w:rPr>
            </w:pPr>
          </w:p>
        </w:tc>
      </w:tr>
    </w:tbl>
    <w:p w14:paraId="665EE308">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color w:val="00B050"/>
          <w:sz w:val="21"/>
          <w:szCs w:val="24"/>
        </w:rPr>
      </w:pPr>
      <w:r>
        <w:rPr>
          <w:rFonts w:hint="eastAsia" w:ascii="宋体" w:hAnsi="宋体" w:eastAsia="宋体" w:cs="宋体"/>
          <w:color w:val="00B050"/>
          <w:sz w:val="21"/>
          <w:szCs w:val="24"/>
        </w:rPr>
        <w:t>留言反馈功能测试用例表，如表4.2所示。</w:t>
      </w:r>
    </w:p>
    <w:p w14:paraId="6138A7DC">
      <w:pPr>
        <w:tabs>
          <w:tab w:val="left" w:pos="377"/>
        </w:tabs>
        <w:spacing w:line="440" w:lineRule="exact"/>
        <w:jc w:val="center"/>
        <w:rPr>
          <w:rFonts w:eastAsia="宋体"/>
          <w:color w:val="00B050"/>
          <w:sz w:val="21"/>
          <w:szCs w:val="21"/>
        </w:rPr>
      </w:pPr>
      <w:r>
        <w:rPr>
          <w:rFonts w:eastAsia="宋体"/>
          <w:color w:val="00B050"/>
          <w:sz w:val="21"/>
          <w:szCs w:val="21"/>
        </w:rPr>
        <w:t>表4.</w:t>
      </w:r>
      <w:r>
        <w:rPr>
          <w:rFonts w:hint="eastAsia" w:eastAsia="宋体"/>
          <w:color w:val="00B050"/>
          <w:sz w:val="21"/>
          <w:szCs w:val="21"/>
        </w:rPr>
        <w:t>2</w:t>
      </w:r>
      <w:r>
        <w:rPr>
          <w:rFonts w:eastAsia="宋体"/>
          <w:color w:val="00B050"/>
          <w:sz w:val="21"/>
          <w:szCs w:val="21"/>
        </w:rPr>
        <w:t xml:space="preserve"> </w:t>
      </w:r>
      <w:r>
        <w:rPr>
          <w:rFonts w:hint="eastAsia" w:eastAsia="宋体"/>
          <w:color w:val="00B050"/>
          <w:sz w:val="21"/>
          <w:szCs w:val="21"/>
        </w:rPr>
        <w:t>留言反馈</w:t>
      </w:r>
      <w:r>
        <w:rPr>
          <w:rFonts w:eastAsia="宋体"/>
          <w:color w:val="00B050"/>
          <w:sz w:val="21"/>
          <w:szCs w:val="21"/>
        </w:rPr>
        <w:t>功能测试用例表</w:t>
      </w:r>
    </w:p>
    <w:tbl>
      <w:tblPr>
        <w:tblStyle w:val="38"/>
        <w:tblW w:w="903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1"/>
        <w:gridCol w:w="1275"/>
        <w:gridCol w:w="1545"/>
        <w:gridCol w:w="1716"/>
        <w:gridCol w:w="1701"/>
        <w:gridCol w:w="1701"/>
      </w:tblGrid>
      <w:tr w14:paraId="0E3E82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000000" w:sz="8" w:space="0"/>
              <w:bottom w:val="single" w:color="auto" w:sz="6" w:space="0"/>
            </w:tcBorders>
            <w:vAlign w:val="center"/>
          </w:tcPr>
          <w:p w14:paraId="558C89B9">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测试编号</w:t>
            </w:r>
          </w:p>
        </w:tc>
        <w:tc>
          <w:tcPr>
            <w:tcW w:w="1275" w:type="dxa"/>
            <w:tcBorders>
              <w:top w:val="single" w:color="000000" w:sz="8" w:space="0"/>
              <w:bottom w:val="single" w:color="auto" w:sz="6" w:space="0"/>
            </w:tcBorders>
            <w:vAlign w:val="center"/>
          </w:tcPr>
          <w:p w14:paraId="0B8C6024">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测试项</w:t>
            </w:r>
          </w:p>
        </w:tc>
        <w:tc>
          <w:tcPr>
            <w:tcW w:w="1545" w:type="dxa"/>
            <w:tcBorders>
              <w:top w:val="single" w:color="000000" w:sz="8" w:space="0"/>
              <w:bottom w:val="single" w:color="auto" w:sz="6" w:space="0"/>
            </w:tcBorders>
            <w:vAlign w:val="center"/>
          </w:tcPr>
          <w:p w14:paraId="23510811">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预置条件</w:t>
            </w:r>
          </w:p>
        </w:tc>
        <w:tc>
          <w:tcPr>
            <w:tcW w:w="1716" w:type="dxa"/>
            <w:tcBorders>
              <w:top w:val="single" w:color="000000" w:sz="8" w:space="0"/>
              <w:bottom w:val="single" w:color="auto" w:sz="6" w:space="0"/>
            </w:tcBorders>
            <w:vAlign w:val="center"/>
          </w:tcPr>
          <w:p w14:paraId="76AF367C">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测试步骤</w:t>
            </w:r>
            <w:r>
              <w:rPr>
                <w:rFonts w:hint="eastAsia" w:ascii="宋体" w:hAnsi="宋体" w:eastAsia="宋体"/>
                <w:color w:val="00B050"/>
                <w:sz w:val="21"/>
                <w:szCs w:val="21"/>
                <w:lang w:val="en-US" w:eastAsia="zh-CN"/>
              </w:rPr>
              <w:t>或</w:t>
            </w:r>
            <w:r>
              <w:rPr>
                <w:rFonts w:hint="eastAsia" w:ascii="宋体" w:hAnsi="宋体" w:eastAsia="宋体"/>
                <w:color w:val="00B050"/>
                <w:sz w:val="21"/>
                <w:szCs w:val="21"/>
              </w:rPr>
              <w:t>数据</w:t>
            </w:r>
          </w:p>
        </w:tc>
        <w:tc>
          <w:tcPr>
            <w:tcW w:w="1701" w:type="dxa"/>
            <w:tcBorders>
              <w:top w:val="single" w:color="000000" w:sz="8" w:space="0"/>
              <w:bottom w:val="single" w:color="auto" w:sz="6" w:space="0"/>
            </w:tcBorders>
            <w:vAlign w:val="center"/>
          </w:tcPr>
          <w:p w14:paraId="3ACA29BC">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期望结果</w:t>
            </w:r>
          </w:p>
        </w:tc>
        <w:tc>
          <w:tcPr>
            <w:tcW w:w="1701" w:type="dxa"/>
            <w:tcBorders>
              <w:top w:val="single" w:color="000000" w:sz="8" w:space="0"/>
              <w:bottom w:val="single" w:color="auto" w:sz="6" w:space="0"/>
            </w:tcBorders>
            <w:vAlign w:val="center"/>
          </w:tcPr>
          <w:p w14:paraId="78AFE058">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实际结果</w:t>
            </w:r>
          </w:p>
        </w:tc>
      </w:tr>
      <w:tr w14:paraId="01266A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6" w:space="0"/>
              <w:bottom w:val="nil"/>
            </w:tcBorders>
            <w:vAlign w:val="center"/>
          </w:tcPr>
          <w:p w14:paraId="0F0E7241">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1</w:t>
            </w:r>
          </w:p>
        </w:tc>
        <w:tc>
          <w:tcPr>
            <w:tcW w:w="1275" w:type="dxa"/>
            <w:tcBorders>
              <w:top w:val="single" w:color="auto" w:sz="6" w:space="0"/>
              <w:bottom w:val="nil"/>
            </w:tcBorders>
            <w:vAlign w:val="center"/>
          </w:tcPr>
          <w:p w14:paraId="3841CDD4">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留言反馈功能</w:t>
            </w:r>
          </w:p>
        </w:tc>
        <w:tc>
          <w:tcPr>
            <w:tcW w:w="1545" w:type="dxa"/>
            <w:tcBorders>
              <w:top w:val="single" w:color="auto" w:sz="6" w:space="0"/>
              <w:bottom w:val="nil"/>
            </w:tcBorders>
            <w:vAlign w:val="center"/>
          </w:tcPr>
          <w:p w14:paraId="4F8209EB">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用户已登录</w:t>
            </w:r>
          </w:p>
        </w:tc>
        <w:tc>
          <w:tcPr>
            <w:tcW w:w="1716" w:type="dxa"/>
            <w:tcBorders>
              <w:top w:val="single" w:color="auto" w:sz="6" w:space="0"/>
              <w:bottom w:val="nil"/>
            </w:tcBorders>
            <w:vAlign w:val="center"/>
          </w:tcPr>
          <w:p w14:paraId="4AC35649">
            <w:pPr>
              <w:tabs>
                <w:tab w:val="left" w:pos="377"/>
              </w:tabs>
              <w:spacing w:line="440" w:lineRule="exact"/>
              <w:ind w:firstLine="210" w:firstLineChars="100"/>
              <w:rPr>
                <w:rFonts w:hint="eastAsia" w:ascii="宋体" w:hAnsi="宋体" w:eastAsia="宋体"/>
                <w:color w:val="00B050"/>
                <w:sz w:val="21"/>
                <w:szCs w:val="21"/>
                <w:lang w:eastAsia="zh-CN"/>
              </w:rPr>
            </w:pPr>
            <w:r>
              <w:rPr>
                <w:rFonts w:hint="eastAsia" w:ascii="宋体" w:hAnsi="宋体" w:eastAsia="宋体"/>
                <w:color w:val="00B050"/>
                <w:sz w:val="21"/>
                <w:szCs w:val="21"/>
              </w:rPr>
              <w:t>点击留言反馈进行留言</w:t>
            </w:r>
          </w:p>
        </w:tc>
        <w:tc>
          <w:tcPr>
            <w:tcW w:w="1701" w:type="dxa"/>
            <w:tcBorders>
              <w:top w:val="single" w:color="auto" w:sz="6" w:space="0"/>
              <w:bottom w:val="nil"/>
            </w:tcBorders>
            <w:vAlign w:val="center"/>
          </w:tcPr>
          <w:p w14:paraId="42D20729">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留言反馈成功显示到留言反馈信息中</w:t>
            </w:r>
          </w:p>
        </w:tc>
        <w:tc>
          <w:tcPr>
            <w:tcW w:w="1701" w:type="dxa"/>
            <w:tcBorders>
              <w:top w:val="single" w:color="auto" w:sz="6" w:space="0"/>
              <w:bottom w:val="nil"/>
            </w:tcBorders>
            <w:vAlign w:val="center"/>
          </w:tcPr>
          <w:p w14:paraId="0E69852B">
            <w:pPr>
              <w:tabs>
                <w:tab w:val="left" w:pos="147"/>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留言反馈成功显示到留言反馈信息中</w:t>
            </w:r>
          </w:p>
        </w:tc>
      </w:tr>
      <w:tr w14:paraId="3587CD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nil"/>
              <w:bottom w:val="single" w:color="000000" w:sz="8" w:space="0"/>
            </w:tcBorders>
            <w:vAlign w:val="center"/>
          </w:tcPr>
          <w:p w14:paraId="39DE4227">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2</w:t>
            </w:r>
          </w:p>
        </w:tc>
        <w:tc>
          <w:tcPr>
            <w:tcW w:w="1275" w:type="dxa"/>
            <w:tcBorders>
              <w:top w:val="nil"/>
              <w:bottom w:val="single" w:color="000000" w:sz="8" w:space="0"/>
            </w:tcBorders>
            <w:vAlign w:val="center"/>
          </w:tcPr>
          <w:p w14:paraId="1E9CAFE8">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评论周边功能</w:t>
            </w:r>
          </w:p>
        </w:tc>
        <w:tc>
          <w:tcPr>
            <w:tcW w:w="1545" w:type="dxa"/>
            <w:tcBorders>
              <w:top w:val="nil"/>
              <w:bottom w:val="single" w:color="000000" w:sz="8" w:space="0"/>
            </w:tcBorders>
            <w:vAlign w:val="center"/>
          </w:tcPr>
          <w:p w14:paraId="7C151F22">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用户已登录</w:t>
            </w:r>
          </w:p>
        </w:tc>
        <w:tc>
          <w:tcPr>
            <w:tcW w:w="1716" w:type="dxa"/>
            <w:tcBorders>
              <w:top w:val="nil"/>
              <w:bottom w:val="single" w:color="000000" w:sz="8" w:space="0"/>
            </w:tcBorders>
            <w:vAlign w:val="center"/>
          </w:tcPr>
          <w:p w14:paraId="515862F9">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点击对应周边进行评论</w:t>
            </w:r>
          </w:p>
        </w:tc>
        <w:tc>
          <w:tcPr>
            <w:tcW w:w="1701" w:type="dxa"/>
            <w:tcBorders>
              <w:top w:val="nil"/>
              <w:bottom w:val="single" w:color="000000" w:sz="8" w:space="0"/>
            </w:tcBorders>
            <w:vAlign w:val="center"/>
          </w:tcPr>
          <w:p w14:paraId="46D9BB9B">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评论成功显示在周边下方</w:t>
            </w:r>
          </w:p>
        </w:tc>
        <w:tc>
          <w:tcPr>
            <w:tcW w:w="1701" w:type="dxa"/>
            <w:tcBorders>
              <w:top w:val="nil"/>
              <w:bottom w:val="single" w:color="000000" w:sz="8" w:space="0"/>
            </w:tcBorders>
            <w:vAlign w:val="center"/>
          </w:tcPr>
          <w:p w14:paraId="29FEF849">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评论成功显示在周边下方</w:t>
            </w:r>
          </w:p>
        </w:tc>
      </w:tr>
    </w:tbl>
    <w:p w14:paraId="02A42873">
      <w:pPr>
        <w:pStyle w:val="5"/>
        <w:numPr>
          <w:ilvl w:val="0"/>
          <w:numId w:val="0"/>
        </w:numPr>
        <w:rPr>
          <w:rFonts w:ascii="Times New Roman"/>
          <w:b/>
        </w:rPr>
      </w:pPr>
      <w:bookmarkStart w:id="107" w:name="_Toc18232"/>
      <w:bookmarkStart w:id="108" w:name="_Toc10750"/>
      <w:r>
        <w:rPr>
          <w:rFonts w:hint="eastAsia" w:ascii="Times New Roman"/>
        </w:rPr>
        <w:t>4</w:t>
      </w:r>
      <w:r>
        <w:rPr>
          <w:rFonts w:ascii="Times New Roman"/>
        </w:rPr>
        <w:t>.</w:t>
      </w:r>
      <w:r>
        <w:rPr>
          <w:rFonts w:hint="eastAsia" w:ascii="Times New Roman"/>
        </w:rPr>
        <w:t>2</w:t>
      </w:r>
      <w:r>
        <w:rPr>
          <w:rFonts w:ascii="Times New Roman"/>
        </w:rPr>
        <w:t xml:space="preserve"> </w:t>
      </w:r>
      <w:r>
        <w:rPr>
          <w:rFonts w:hint="eastAsia" w:ascii="Times New Roman"/>
        </w:rPr>
        <w:t>管理员功能</w:t>
      </w:r>
      <w:r>
        <w:rPr>
          <w:rFonts w:ascii="Times New Roman"/>
        </w:rPr>
        <w:t>测试</w:t>
      </w:r>
      <w:bookmarkEnd w:id="107"/>
      <w:bookmarkEnd w:id="108"/>
    </w:p>
    <w:p w14:paraId="79FC6829">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本部分应该包括管理员功能的主要功能测试。</w:t>
      </w:r>
    </w:p>
    <w:p w14:paraId="63DD9D3A">
      <w:pPr>
        <w:pStyle w:val="18"/>
        <w:rPr>
          <w:spacing w:val="-10"/>
          <w:szCs w:val="32"/>
          <w:lang w:val="zh-CN"/>
        </w:rPr>
      </w:pPr>
    </w:p>
    <w:p w14:paraId="47E5A9F0">
      <w:pPr>
        <w:pStyle w:val="18"/>
        <w:rPr>
          <w:spacing w:val="-10"/>
          <w:szCs w:val="32"/>
          <w:lang w:val="zh-CN"/>
        </w:rPr>
      </w:pPr>
    </w:p>
    <w:p w14:paraId="50B53D4B">
      <w:pPr>
        <w:pStyle w:val="18"/>
        <w:rPr>
          <w:spacing w:val="-10"/>
          <w:szCs w:val="32"/>
          <w:lang w:val="zh-CN"/>
        </w:rPr>
      </w:pPr>
    </w:p>
    <w:p w14:paraId="001C5231">
      <w:pPr>
        <w:rPr>
          <w:rFonts w:hint="eastAsia" w:ascii="Times New Roman" w:hAnsi="Times New Roman"/>
          <w:szCs w:val="32"/>
          <w:lang w:val="zh-CN"/>
        </w:rPr>
      </w:pPr>
      <w:bookmarkStart w:id="109" w:name="_Toc21730"/>
      <w:bookmarkStart w:id="110" w:name="_Toc29320"/>
      <w:bookmarkStart w:id="111" w:name="_Toc152530344"/>
      <w:r>
        <w:rPr>
          <w:rFonts w:hint="eastAsia" w:ascii="Times New Roman" w:hAnsi="Times New Roman"/>
          <w:szCs w:val="32"/>
          <w:lang w:val="zh-CN"/>
        </w:rPr>
        <w:br w:type="page"/>
      </w:r>
    </w:p>
    <w:p w14:paraId="179C2568">
      <w:pPr>
        <w:pStyle w:val="2"/>
        <w:numPr>
          <w:ilvl w:val="0"/>
          <w:numId w:val="0"/>
        </w:numPr>
        <w:tabs>
          <w:tab w:val="clear" w:pos="432"/>
        </w:tabs>
        <w:spacing w:line="440" w:lineRule="exact"/>
        <w:rPr>
          <w:rFonts w:ascii="Times New Roman" w:hAnsi="Times New Roman"/>
          <w:szCs w:val="32"/>
          <w:lang w:val="zh-CN"/>
        </w:rPr>
      </w:pPr>
      <w:bookmarkStart w:id="112" w:name="_Toc20217"/>
      <w:r>
        <w:rPr>
          <w:rFonts w:hint="eastAsia" w:ascii="Times New Roman" w:hAnsi="Times New Roman"/>
          <w:szCs w:val="32"/>
          <w:lang w:val="zh-CN"/>
        </w:rPr>
        <w:t>结</w:t>
      </w:r>
      <w:r>
        <w:rPr>
          <w:rFonts w:hint="eastAsia" w:ascii="Times New Roman" w:hAnsi="Times New Roman"/>
          <w:szCs w:val="32"/>
          <w:lang w:val="en-US" w:eastAsia="zh-CN"/>
        </w:rPr>
        <w:t xml:space="preserve"> </w:t>
      </w:r>
      <w:r>
        <w:rPr>
          <w:rFonts w:hint="eastAsia" w:ascii="Times New Roman" w:hAnsi="Times New Roman"/>
          <w:szCs w:val="32"/>
          <w:lang w:val="zh-CN"/>
        </w:rPr>
        <w:t>论</w:t>
      </w:r>
      <w:bookmarkEnd w:id="109"/>
      <w:bookmarkEnd w:id="110"/>
      <w:bookmarkEnd w:id="111"/>
      <w:bookmarkEnd w:id="112"/>
    </w:p>
    <w:p w14:paraId="3F2F7319">
      <w:pPr>
        <w:keepNext w:val="0"/>
        <w:keepLines w:val="0"/>
        <w:pageBreakBefore w:val="0"/>
        <w:widowControl/>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lang w:eastAsia="zh-CN"/>
        </w:rPr>
      </w:pPr>
      <w:bookmarkStart w:id="113" w:name="_Toc21621688"/>
      <w:r>
        <w:rPr>
          <w:rFonts w:hint="eastAsia" w:ascii="宋体" w:hAnsi="宋体" w:eastAsia="宋体" w:cs="宋体"/>
          <w:color w:val="FF0000"/>
          <w:sz w:val="24"/>
          <w:szCs w:val="24"/>
        </w:rPr>
        <w:t>结论是毕业设计（论文）最终的、总体的概括性论述，应该准确、完整、明确、精练，需用“解决了什么问题”、“达到什么精度”、“测量的范围”等词语。如果不可能导出应有的结论，也可以没有结论而进行必要的讨论。可以在结论或讨论中提出建议，研究设想或仪器改进的意见、尚待解决的问题等</w:t>
      </w:r>
      <w:r>
        <w:rPr>
          <w:rFonts w:hint="eastAsia" w:ascii="宋体" w:hAnsi="宋体" w:eastAsia="宋体" w:cs="宋体"/>
          <w:color w:val="FF0000"/>
          <w:sz w:val="24"/>
          <w:szCs w:val="24"/>
          <w:lang w:eastAsia="zh-CN"/>
        </w:rPr>
        <w:t>。</w:t>
      </w:r>
    </w:p>
    <w:p w14:paraId="6CCBB7F9">
      <w:pPr>
        <w:keepNext w:val="0"/>
        <w:keepLines w:val="0"/>
        <w:pageBreakBefore w:val="0"/>
        <w:widowControl/>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kern w:val="2"/>
          <w:sz w:val="24"/>
          <w:szCs w:val="24"/>
        </w:rPr>
      </w:pPr>
      <w:r>
        <w:rPr>
          <w:rFonts w:hint="eastAsia" w:ascii="宋体" w:hAnsi="宋体" w:eastAsia="宋体" w:cs="宋体"/>
          <w:color w:val="FF0000"/>
          <w:sz w:val="24"/>
          <w:szCs w:val="24"/>
        </w:rPr>
        <w:t>结论置于正文最后一章之后，需另起页进行撰写，大约300字左右，结论中不允许出现第一人称和主观感情色彩的语言；不能</w:t>
      </w:r>
      <w:r>
        <w:rPr>
          <w:rFonts w:hint="eastAsia" w:ascii="宋体" w:hAnsi="宋体" w:eastAsia="宋体" w:cs="宋体"/>
          <w:color w:val="FF0000"/>
          <w:sz w:val="24"/>
          <w:szCs w:val="24"/>
          <w:lang w:val="en-US" w:eastAsia="zh-CN"/>
        </w:rPr>
        <w:t>引用</w:t>
      </w:r>
      <w:r>
        <w:rPr>
          <w:rFonts w:hint="eastAsia" w:ascii="宋体" w:hAnsi="宋体" w:eastAsia="宋体" w:cs="宋体"/>
          <w:color w:val="FF0000"/>
          <w:sz w:val="24"/>
          <w:szCs w:val="24"/>
        </w:rPr>
        <w:t>参考文献</w:t>
      </w:r>
      <w:r>
        <w:rPr>
          <w:rFonts w:hint="eastAsia" w:ascii="宋体" w:hAnsi="宋体" w:eastAsia="宋体" w:cs="宋体"/>
          <w:color w:val="FF0000"/>
          <w:kern w:val="2"/>
          <w:sz w:val="24"/>
          <w:szCs w:val="24"/>
        </w:rPr>
        <w:t>。</w:t>
      </w:r>
    </w:p>
    <w:p w14:paraId="6E86312D">
      <w:pPr>
        <w:widowControl/>
        <w:tabs>
          <w:tab w:val="left" w:pos="377"/>
        </w:tabs>
        <w:spacing w:line="440" w:lineRule="exact"/>
        <w:ind w:firstLine="480" w:firstLineChars="200"/>
        <w:rPr>
          <w:rFonts w:hint="eastAsia" w:ascii="宋体" w:hAnsi="宋体" w:eastAsia="宋体" w:cs="宋体"/>
          <w:color w:val="FF0000"/>
          <w:sz w:val="24"/>
          <w:szCs w:val="24"/>
        </w:rPr>
      </w:pPr>
    </w:p>
    <w:p w14:paraId="77EA4A85">
      <w:pPr>
        <w:bidi w:val="0"/>
      </w:pPr>
    </w:p>
    <w:p w14:paraId="7239B937">
      <w:pPr>
        <w:bidi w:val="0"/>
      </w:pPr>
    </w:p>
    <w:p w14:paraId="2B835836">
      <w:pPr>
        <w:bidi w:val="0"/>
      </w:pPr>
    </w:p>
    <w:p w14:paraId="68DBD260">
      <w:pPr>
        <w:bidi w:val="0"/>
      </w:pPr>
    </w:p>
    <w:p w14:paraId="5422A702">
      <w:pPr>
        <w:bidi w:val="0"/>
      </w:pPr>
      <w:bookmarkStart w:id="114" w:name="_Toc23808"/>
    </w:p>
    <w:p w14:paraId="506DD46A">
      <w:pPr>
        <w:bidi w:val="0"/>
      </w:pPr>
    </w:p>
    <w:p w14:paraId="207AB46F">
      <w:pPr>
        <w:bidi w:val="0"/>
      </w:pPr>
    </w:p>
    <w:p w14:paraId="1E68DC92">
      <w:pPr>
        <w:bidi w:val="0"/>
      </w:pPr>
    </w:p>
    <w:p w14:paraId="37E28323">
      <w:pPr>
        <w:bidi w:val="0"/>
      </w:pPr>
    </w:p>
    <w:p w14:paraId="07CDB51A">
      <w:pPr>
        <w:bidi w:val="0"/>
      </w:pPr>
    </w:p>
    <w:p w14:paraId="79A962AF">
      <w:pPr>
        <w:pStyle w:val="18"/>
      </w:pPr>
    </w:p>
    <w:p w14:paraId="5332B114">
      <w:pPr>
        <w:rPr>
          <w:rFonts w:hint="eastAsia"/>
        </w:rPr>
      </w:pPr>
      <w:bookmarkStart w:id="115" w:name="_Toc4956"/>
      <w:bookmarkStart w:id="116" w:name="_Toc152530345"/>
      <w:r>
        <w:rPr>
          <w:rFonts w:hint="eastAsia"/>
        </w:rPr>
        <w:br w:type="page"/>
      </w:r>
    </w:p>
    <w:p w14:paraId="723BD546">
      <w:pPr>
        <w:pStyle w:val="2"/>
        <w:numPr>
          <w:ilvl w:val="0"/>
          <w:numId w:val="0"/>
        </w:numPr>
        <w:spacing w:line="440" w:lineRule="exact"/>
      </w:pPr>
      <w:bookmarkStart w:id="117" w:name="_Toc16872"/>
      <w:r>
        <w:rPr>
          <w:rFonts w:hint="eastAsia"/>
        </w:rPr>
        <w:t>致 谢</w:t>
      </w:r>
      <w:bookmarkEnd w:id="113"/>
      <w:bookmarkEnd w:id="114"/>
      <w:bookmarkEnd w:id="115"/>
      <w:bookmarkEnd w:id="116"/>
      <w:bookmarkEnd w:id="117"/>
    </w:p>
    <w:p w14:paraId="5BD7790F">
      <w:pPr>
        <w:tabs>
          <w:tab w:val="left" w:pos="377"/>
        </w:tabs>
        <w:spacing w:line="440" w:lineRule="exact"/>
        <w:ind w:firstLine="480" w:firstLineChars="20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rPr>
        <w:t>……</w:t>
      </w:r>
      <w:r>
        <w:rPr>
          <w:rFonts w:hint="eastAsia" w:ascii="宋体" w:hAnsi="宋体" w:eastAsia="宋体" w:cs="宋体"/>
          <w:color w:val="FF0000"/>
          <w:sz w:val="24"/>
          <w:szCs w:val="24"/>
          <w:lang w:val="en-US" w:eastAsia="zh-CN"/>
        </w:rPr>
        <w:t>必须写出指导教师的名字。</w:t>
      </w:r>
    </w:p>
    <w:p w14:paraId="463082F1">
      <w:pPr>
        <w:pStyle w:val="14"/>
        <w:ind w:firstLine="480"/>
        <w:rPr>
          <w:rFonts w:ascii="Times New Roman" w:hAnsi="Times New Roman" w:eastAsia="宋体" w:cs="Times New Roman"/>
          <w:sz w:val="24"/>
          <w:szCs w:val="20"/>
          <w:lang w:val="zh-CN"/>
        </w:rPr>
      </w:pPr>
    </w:p>
    <w:p w14:paraId="7A11D451">
      <w:pPr>
        <w:pStyle w:val="14"/>
        <w:ind w:firstLine="480"/>
        <w:rPr>
          <w:rFonts w:ascii="Times New Roman" w:hAnsi="Times New Roman" w:eastAsia="宋体" w:cs="Times New Roman"/>
          <w:sz w:val="24"/>
          <w:szCs w:val="20"/>
          <w:lang w:val="zh-CN"/>
        </w:rPr>
      </w:pPr>
    </w:p>
    <w:p w14:paraId="190B327F">
      <w:pPr>
        <w:pStyle w:val="14"/>
        <w:ind w:firstLine="480"/>
        <w:rPr>
          <w:rFonts w:ascii="Times New Roman" w:hAnsi="Times New Roman" w:eastAsia="宋体" w:cs="Times New Roman"/>
          <w:sz w:val="24"/>
          <w:szCs w:val="20"/>
          <w:lang w:val="zh-CN"/>
        </w:rPr>
      </w:pPr>
    </w:p>
    <w:p w14:paraId="5D9CEA68">
      <w:pPr>
        <w:pStyle w:val="14"/>
        <w:ind w:firstLine="480"/>
        <w:rPr>
          <w:rFonts w:ascii="Times New Roman" w:hAnsi="Times New Roman" w:eastAsia="宋体" w:cs="Times New Roman"/>
          <w:sz w:val="24"/>
          <w:szCs w:val="20"/>
          <w:lang w:val="zh-CN"/>
        </w:rPr>
      </w:pPr>
    </w:p>
    <w:p w14:paraId="67D9816E">
      <w:pPr>
        <w:pStyle w:val="14"/>
        <w:ind w:firstLine="480"/>
        <w:rPr>
          <w:rFonts w:ascii="Times New Roman" w:hAnsi="Times New Roman" w:eastAsia="宋体" w:cs="Times New Roman"/>
          <w:sz w:val="24"/>
          <w:szCs w:val="20"/>
          <w:lang w:val="zh-CN"/>
        </w:rPr>
      </w:pPr>
    </w:p>
    <w:p w14:paraId="1E473726">
      <w:pPr>
        <w:pStyle w:val="14"/>
        <w:ind w:firstLine="480"/>
        <w:rPr>
          <w:rFonts w:ascii="Times New Roman" w:hAnsi="Times New Roman" w:eastAsia="宋体" w:cs="Times New Roman"/>
          <w:sz w:val="24"/>
          <w:szCs w:val="20"/>
          <w:lang w:val="zh-CN"/>
        </w:rPr>
      </w:pPr>
    </w:p>
    <w:p w14:paraId="2D1B6CA5">
      <w:pPr>
        <w:pStyle w:val="14"/>
        <w:ind w:firstLine="480"/>
        <w:rPr>
          <w:rFonts w:ascii="Times New Roman" w:hAnsi="Times New Roman" w:eastAsia="宋体" w:cs="Times New Roman"/>
          <w:sz w:val="24"/>
          <w:szCs w:val="20"/>
          <w:lang w:val="zh-CN"/>
        </w:rPr>
      </w:pPr>
    </w:p>
    <w:p w14:paraId="1023C67E">
      <w:pPr>
        <w:pStyle w:val="14"/>
        <w:ind w:firstLine="480"/>
        <w:rPr>
          <w:rFonts w:ascii="Times New Roman" w:hAnsi="Times New Roman" w:eastAsia="宋体" w:cs="Times New Roman"/>
          <w:sz w:val="24"/>
          <w:szCs w:val="20"/>
          <w:lang w:val="zh-CN"/>
        </w:rPr>
      </w:pPr>
    </w:p>
    <w:p w14:paraId="47828D5D">
      <w:pPr>
        <w:pStyle w:val="14"/>
        <w:ind w:firstLine="480"/>
        <w:rPr>
          <w:rFonts w:ascii="Times New Roman" w:hAnsi="Times New Roman" w:eastAsia="宋体" w:cs="Times New Roman"/>
          <w:sz w:val="24"/>
          <w:szCs w:val="20"/>
          <w:lang w:val="zh-CN"/>
        </w:rPr>
      </w:pPr>
    </w:p>
    <w:p w14:paraId="76760E76">
      <w:pPr>
        <w:pStyle w:val="14"/>
        <w:ind w:firstLine="480"/>
        <w:rPr>
          <w:rFonts w:ascii="Times New Roman" w:hAnsi="Times New Roman" w:eastAsia="宋体" w:cs="Times New Roman"/>
          <w:sz w:val="24"/>
          <w:szCs w:val="20"/>
          <w:lang w:val="zh-CN"/>
        </w:rPr>
      </w:pPr>
    </w:p>
    <w:p w14:paraId="2A15B15D">
      <w:pPr>
        <w:pStyle w:val="14"/>
        <w:ind w:firstLine="480"/>
        <w:rPr>
          <w:rFonts w:ascii="Times New Roman" w:hAnsi="Times New Roman" w:eastAsia="宋体" w:cs="Times New Roman"/>
          <w:sz w:val="24"/>
          <w:szCs w:val="20"/>
          <w:lang w:val="zh-CN"/>
        </w:rPr>
      </w:pPr>
    </w:p>
    <w:p w14:paraId="1D42173A">
      <w:pPr>
        <w:pStyle w:val="14"/>
        <w:ind w:firstLine="480"/>
        <w:rPr>
          <w:rFonts w:ascii="Times New Roman" w:hAnsi="Times New Roman" w:eastAsia="宋体" w:cs="Times New Roman"/>
          <w:sz w:val="24"/>
          <w:szCs w:val="20"/>
          <w:lang w:val="zh-CN"/>
        </w:rPr>
      </w:pPr>
    </w:p>
    <w:p w14:paraId="0B81C8C4">
      <w:pPr>
        <w:pStyle w:val="14"/>
        <w:ind w:firstLine="0" w:firstLineChars="0"/>
        <w:rPr>
          <w:rFonts w:ascii="Times New Roman" w:hAnsi="Times New Roman" w:eastAsia="宋体" w:cs="Times New Roman"/>
          <w:sz w:val="24"/>
          <w:szCs w:val="20"/>
          <w:lang w:val="zh-CN"/>
        </w:rPr>
      </w:pPr>
    </w:p>
    <w:p w14:paraId="7047B740">
      <w:pPr>
        <w:rPr>
          <w:rFonts w:hint="eastAsia"/>
        </w:rPr>
      </w:pPr>
      <w:bookmarkStart w:id="118" w:name="_Toc20653"/>
      <w:bookmarkStart w:id="119" w:name="_Toc152530346"/>
      <w:bookmarkStart w:id="120" w:name="_Toc21621689"/>
      <w:bookmarkStart w:id="121" w:name="_Toc2889"/>
      <w:r>
        <w:rPr>
          <w:rFonts w:hint="eastAsia"/>
        </w:rPr>
        <w:br w:type="page"/>
      </w:r>
    </w:p>
    <w:p w14:paraId="0CFFBFA1">
      <w:pPr>
        <w:pStyle w:val="2"/>
        <w:numPr>
          <w:ilvl w:val="0"/>
          <w:numId w:val="0"/>
        </w:numPr>
        <w:spacing w:line="440" w:lineRule="exact"/>
      </w:pPr>
      <w:bookmarkStart w:id="122" w:name="_Toc21288"/>
      <w:r>
        <w:rPr>
          <w:rFonts w:hint="eastAsia"/>
        </w:rPr>
        <w:t>参考</w:t>
      </w:r>
      <w:r>
        <w:commentReference w:id="15"/>
      </w:r>
      <w:r>
        <w:rPr>
          <w:rFonts w:hint="eastAsia"/>
        </w:rPr>
        <w:t>文献</w:t>
      </w:r>
      <w:bookmarkEnd w:id="118"/>
      <w:bookmarkEnd w:id="119"/>
      <w:bookmarkEnd w:id="120"/>
      <w:bookmarkEnd w:id="121"/>
      <w:bookmarkEnd w:id="122"/>
    </w:p>
    <w:p w14:paraId="2949A309">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0" w:hanging="480" w:hangingChars="20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要求近三年，至少15篇，至少1篇英文</w:t>
      </w:r>
    </w:p>
    <w:p w14:paraId="278B4E27">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420" w:hanging="420" w:hangingChars="175"/>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[1] 陈光东，李东，马晋等．单片微型计算机原理与接口技术[M]．武汉：华中理工大学出版社，2009：35-41．</w:t>
      </w:r>
    </w:p>
    <w:p w14:paraId="5C9F5A6E">
      <w:pPr>
        <w:keepNext w:val="0"/>
        <w:keepLines w:val="0"/>
        <w:pageBreakBefore w:val="0"/>
        <w:widowControl/>
        <w:kinsoku/>
        <w:wordWrap/>
        <w:overflowPunct/>
        <w:topLinePunct w:val="0"/>
        <w:autoSpaceDE w:val="0"/>
        <w:autoSpaceDN w:val="0"/>
        <w:bidi w:val="0"/>
        <w:adjustRightInd w:val="0"/>
        <w:snapToGrid/>
        <w:spacing w:line="400" w:lineRule="exact"/>
        <w:ind w:left="420" w:hanging="420" w:hangingChars="175"/>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[2] 黄涛，李欣颐，刘越等．基于单片机的新型温湿度检测与控制系统设计[J]．廊坊师范学院学报(自然科学版)，2017，17(04)：36-39．</w:t>
      </w:r>
    </w:p>
    <w:p w14:paraId="2FD34645">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0" w:hanging="480" w:hanging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[3] 赵智超，吴铁峰．CMOS集成电路的主要特点及低功耗CMOS集成电路设计分析[J]．科技创业月刊，2017，30(13)</w:t>
      </w:r>
      <w:r>
        <w:rPr>
          <w:rFonts w:hint="default" w:ascii="Times New Roman" w:hAnsi="Times New Roman" w:eastAsia="宋体" w:cs="Times New Roman"/>
          <w:color w:val="00B050"/>
          <w:sz w:val="24"/>
          <w:szCs w:val="24"/>
          <w:lang w:bidi="en-US"/>
        </w:rPr>
        <w:t>：</w:t>
      </w:r>
      <w:r>
        <w:rPr>
          <w:rFonts w:hint="default" w:ascii="Times New Roman" w:hAnsi="Times New Roman" w:eastAsia="宋体" w:cs="Times New Roman"/>
          <w:color w:val="00B050"/>
          <w:sz w:val="24"/>
          <w:szCs w:val="24"/>
        </w:rPr>
        <w:t>116-117．</w:t>
      </w:r>
    </w:p>
    <w:p w14:paraId="73601AAF">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0" w:hanging="480" w:hanging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[4] 冯熙昌．电子电话机集成电路手册[M]．北京：人民邮电出版社，1996：85-96．</w:t>
      </w:r>
    </w:p>
    <w:p w14:paraId="42B7C77B">
      <w:pPr>
        <w:keepNext w:val="0"/>
        <w:keepLines w:val="0"/>
        <w:pageBreakBefore w:val="0"/>
        <w:widowControl/>
        <w:kinsoku/>
        <w:wordWrap/>
        <w:overflowPunct/>
        <w:topLinePunct w:val="0"/>
        <w:bidi w:val="0"/>
        <w:snapToGrid/>
        <w:spacing w:line="400" w:lineRule="exact"/>
        <w:ind w:left="420" w:hanging="420" w:hangingChars="175"/>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lang w:bidi="en-US"/>
        </w:rPr>
        <w:t xml:space="preserve">[5] </w:t>
      </w:r>
      <w:r>
        <w:rPr>
          <w:rFonts w:hint="default" w:ascii="Times New Roman" w:hAnsi="Times New Roman" w:eastAsia="宋体" w:cs="Times New Roman"/>
          <w:color w:val="00B050"/>
          <w:sz w:val="24"/>
          <w:szCs w:val="24"/>
        </w:rPr>
        <w:t>Tian J, Jiang H, Song W, et al. Novel time-frequency differential space-time modulation for multi-antenna OFDM systems1[J]. Journal of Systems Engineering and Electronics, 2006, 17(1):54-58.</w:t>
      </w:r>
    </w:p>
    <w:p w14:paraId="2904759E">
      <w:pPr>
        <w:keepNext w:val="0"/>
        <w:keepLines w:val="0"/>
        <w:pageBreakBefore w:val="0"/>
        <w:widowControl/>
        <w:tabs>
          <w:tab w:val="left" w:pos="377"/>
        </w:tabs>
        <w:kinsoku/>
        <w:wordWrap/>
        <w:overflowPunct/>
        <w:topLinePunct w:val="0"/>
        <w:bidi w:val="0"/>
        <w:snapToGrid/>
        <w:spacing w:line="400" w:lineRule="exact"/>
        <w:ind w:left="0" w:hanging="480" w:hanging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[6] 刘小鲁．智能家居对中国未来家庭的影响[R]．宏观经济研究报告，2010．</w:t>
      </w:r>
    </w:p>
    <w:p w14:paraId="3B47CB93">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0" w:hanging="480" w:hanging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[7] 李胜南．双音频电路在数据传输中的应用[N]．电子报，2010-09-16(5)．</w:t>
      </w:r>
    </w:p>
    <w:p w14:paraId="5A6E2F9B">
      <w:pPr>
        <w:keepNext w:val="0"/>
        <w:keepLines w:val="0"/>
        <w:pageBreakBefore w:val="0"/>
        <w:widowControl/>
        <w:kinsoku/>
        <w:wordWrap/>
        <w:overflowPunct/>
        <w:topLinePunct w:val="0"/>
        <w:autoSpaceDE w:val="0"/>
        <w:autoSpaceDN w:val="0"/>
        <w:bidi w:val="0"/>
        <w:adjustRightInd w:val="0"/>
        <w:snapToGrid/>
        <w:spacing w:line="400" w:lineRule="exact"/>
        <w:ind w:left="420" w:hanging="420" w:hangingChars="175"/>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[8] 旷亚和．基于LED的无线数据传输技术研究与设计实现[D]．大连：大连海事大学，2014</w:t>
      </w:r>
      <w:r>
        <w:rPr>
          <w:rFonts w:hint="eastAsia" w:ascii="Times New Roman" w:hAnsi="Times New Roman" w:eastAsia="宋体" w:cs="Times New Roman"/>
          <w:color w:val="00B050"/>
          <w:sz w:val="24"/>
          <w:szCs w:val="24"/>
          <w:lang w:eastAsia="zh-CN"/>
        </w:rPr>
        <w:t>：</w:t>
      </w:r>
      <w:r>
        <w:rPr>
          <w:rFonts w:hint="eastAsia" w:ascii="Times New Roman" w:hAnsi="Times New Roman" w:eastAsia="宋体" w:cs="Times New Roman"/>
          <w:color w:val="00B050"/>
          <w:sz w:val="24"/>
          <w:szCs w:val="24"/>
          <w:lang w:val="en-US" w:eastAsia="zh-CN"/>
        </w:rPr>
        <w:t>11-15</w:t>
      </w:r>
      <w:r>
        <w:rPr>
          <w:rFonts w:hint="default" w:ascii="Times New Roman" w:hAnsi="Times New Roman" w:eastAsia="宋体" w:cs="Times New Roman"/>
          <w:color w:val="00B050"/>
          <w:sz w:val="24"/>
          <w:szCs w:val="24"/>
        </w:rPr>
        <w:t>．</w:t>
      </w:r>
    </w:p>
    <w:p w14:paraId="122F6893">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参考文献按正文引用顺序列出，置于致谢之后，由另页开始。</w:t>
      </w:r>
    </w:p>
    <w:p w14:paraId="25B650C1">
      <w:pPr>
        <w:pStyle w:val="23"/>
        <w:pBdr>
          <w:top w:val="single" w:color="auto" w:sz="4" w:space="1"/>
          <w:left w:val="single" w:color="auto" w:sz="4" w:space="4"/>
          <w:bottom w:val="single" w:color="auto" w:sz="4" w:space="1"/>
          <w:right w:val="single" w:color="auto" w:sz="4" w:space="4"/>
        </w:pBdr>
        <w:spacing w:line="440" w:lineRule="exact"/>
        <w:rPr>
          <w:color w:val="FF0000"/>
        </w:rPr>
      </w:pPr>
      <w:r>
        <w:rPr>
          <w:color w:val="FF0000"/>
        </w:rPr>
        <w:t>（1）</w:t>
      </w:r>
      <w:r>
        <w:rPr>
          <w:rFonts w:hint="eastAsia"/>
          <w:color w:val="FF0000"/>
        </w:rPr>
        <w:t>文献标识</w:t>
      </w:r>
    </w:p>
    <w:p w14:paraId="3B1E98DA">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正文中须标识参考文献编号，按出现顺序标识，置于所引内容最末句的右上角（上标）。文献编号用阿拉伯数字置于方括号“[ ]”中，如：×××××</w:t>
      </w:r>
      <w:r>
        <w:rPr>
          <w:rFonts w:hint="eastAsia"/>
          <w:color w:val="FF0000"/>
          <w:vertAlign w:val="superscript"/>
        </w:rPr>
        <w:t>[1]</w:t>
      </w:r>
      <w:r>
        <w:rPr>
          <w:rFonts w:hint="eastAsia"/>
          <w:color w:val="FF0000"/>
        </w:rPr>
        <w:t>；×××××</w:t>
      </w:r>
      <w:r>
        <w:rPr>
          <w:rFonts w:hint="eastAsia"/>
          <w:color w:val="FF0000"/>
          <w:vertAlign w:val="superscript"/>
        </w:rPr>
        <w:t>[4,5]</w:t>
      </w:r>
      <w:r>
        <w:rPr>
          <w:rFonts w:hint="eastAsia"/>
          <w:color w:val="FF0000"/>
        </w:rPr>
        <w:t>；×××××</w:t>
      </w:r>
      <w:r>
        <w:rPr>
          <w:rFonts w:hint="eastAsia"/>
          <w:color w:val="FF0000"/>
          <w:vertAlign w:val="superscript"/>
        </w:rPr>
        <w:t>[6-8]</w:t>
      </w:r>
      <w:r>
        <w:rPr>
          <w:rFonts w:hint="eastAsia"/>
          <w:color w:val="FF0000"/>
        </w:rPr>
        <w:t>。当提及的参考文献为文中直接说明时，其序号应该与正文排齐，如“由文献[8，10～14]可知……”。</w:t>
      </w:r>
    </w:p>
    <w:p w14:paraId="5ABF45C4">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（2）书写格式</w:t>
      </w:r>
    </w:p>
    <w:p w14:paraId="5A2E2955">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“参考文献”四字沿用一级标题格式；内容格式为小四号，宋体，两端对齐，行间距为固定值20磅；西文字体采用</w:t>
      </w:r>
      <w:r>
        <w:rPr>
          <w:color w:val="FF0000"/>
        </w:rPr>
        <w:t>Times New Roman</w:t>
      </w:r>
      <w:r>
        <w:rPr>
          <w:rFonts w:hint="eastAsia"/>
          <w:color w:val="FF0000"/>
        </w:rPr>
        <w:t>字体。</w:t>
      </w:r>
    </w:p>
    <w:p w14:paraId="7CD04961">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参考文献书写格式应符合GB7714－87《文后参考文献著录规则》。按引用顺序编排，文献编号顶格书写，加括号“[ ]”，其后空一格写作者名等内容。文字换行时与作者名第一个字对齐。常用参考文献编写规定如下：</w:t>
      </w:r>
    </w:p>
    <w:p w14:paraId="00CD75BE">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[序号]□作者1，作者2，作者3等．文章题目[J]．学术刊物名，年，卷(期)：页码．</w:t>
      </w:r>
    </w:p>
    <w:p w14:paraId="3CA8DC06">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著作图书类文献，书写格式为：</w:t>
      </w:r>
    </w:p>
    <w:p w14:paraId="17D2CB84">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[序号]□作者1，作者2．书名[M]．出版单位所在城市：出版单位，年份：页码．</w:t>
      </w:r>
    </w:p>
    <w:p w14:paraId="32BCD44B">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翻译图书类文献，书写格式为：</w:t>
      </w:r>
    </w:p>
    <w:p w14:paraId="6FC1DE47">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lang w:val="en-US" w:eastAsia="zh-CN"/>
        </w:rPr>
        <w:t>1</w:t>
      </w:r>
      <w:r>
        <w:rPr>
          <w:rFonts w:hint="eastAsia"/>
          <w:color w:val="FF0000"/>
        </w:rPr>
        <w:t>[序号]□作者．文章名[C]．出版地：出版单位，年份：页码．</w:t>
      </w:r>
    </w:p>
    <w:p w14:paraId="026A36F5">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学位论文类文献，书写格式为：</w:t>
      </w:r>
    </w:p>
    <w:p w14:paraId="6F8F842B">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[序号]□作者．学位论文题目[D]．出版地：出版单位，年份：页码．</w:t>
      </w:r>
    </w:p>
    <w:p w14:paraId="6C75459B">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 xml:space="preserve">文献作者为多人时，一般只列出3名作者，不同作者姓名间用逗号相隔。外文姓名按国际惯例，将作者名的缩写置前，作者姓置后；学术刊物文献无卷号的可略去此项，直接写“年，(期)”。 </w:t>
      </w:r>
    </w:p>
    <w:p w14:paraId="51B16A03">
      <w:pPr>
        <w:pStyle w:val="23"/>
        <w:pBdr>
          <w:top w:val="single" w:color="auto" w:sz="4" w:space="1"/>
          <w:left w:val="single" w:color="auto" w:sz="4" w:space="4"/>
          <w:bottom w:val="single" w:color="auto" w:sz="4" w:space="1"/>
          <w:right w:val="single" w:color="auto" w:sz="4" w:space="4"/>
        </w:pBdr>
        <w:spacing w:line="440" w:lineRule="exact"/>
      </w:pPr>
      <w:r>
        <w:rPr>
          <w:color w:val="FF0000"/>
        </w:rPr>
        <w:t>参考文献（即引文出处）的类型以单字母方式标识，具体如下</w:t>
      </w:r>
      <w:r>
        <w:rPr>
          <w:rFonts w:hint="eastAsia"/>
          <w:color w:val="FF0000"/>
        </w:rPr>
        <w:t>：</w:t>
      </w:r>
      <w:r>
        <w:rPr>
          <w:color w:val="FF0000"/>
        </w:rPr>
        <w:t xml:space="preserve">M—专著 </w:t>
      </w:r>
      <w:r>
        <w:rPr>
          <w:rFonts w:hint="eastAsia"/>
          <w:color w:val="FF0000"/>
        </w:rPr>
        <w:t>，</w:t>
      </w:r>
      <w:r>
        <w:rPr>
          <w:color w:val="FF0000"/>
        </w:rPr>
        <w:t>C—</w:t>
      </w:r>
      <w:r>
        <w:rPr>
          <w:rFonts w:hint="eastAsia"/>
          <w:color w:val="FF0000"/>
        </w:rPr>
        <w:t>报告</w:t>
      </w:r>
      <w:r>
        <w:rPr>
          <w:color w:val="FF0000"/>
        </w:rPr>
        <w:t>集</w:t>
      </w:r>
      <w:r>
        <w:rPr>
          <w:rFonts w:hint="eastAsia"/>
          <w:color w:val="FF0000"/>
        </w:rPr>
        <w:t>，</w:t>
      </w:r>
      <w:r>
        <w:rPr>
          <w:color w:val="FF0000"/>
        </w:rPr>
        <w:t xml:space="preserve"> N—报纸文章</w:t>
      </w:r>
      <w:r>
        <w:rPr>
          <w:rFonts w:hint="eastAsia"/>
          <w:color w:val="FF0000"/>
        </w:rPr>
        <w:t>，</w:t>
      </w:r>
      <w:r>
        <w:rPr>
          <w:color w:val="FF0000"/>
        </w:rPr>
        <w:t xml:space="preserve"> J—期刊文章</w:t>
      </w:r>
      <w:r>
        <w:rPr>
          <w:rFonts w:hint="eastAsia"/>
          <w:color w:val="FF0000"/>
        </w:rPr>
        <w:t>，</w:t>
      </w:r>
      <w:r>
        <w:rPr>
          <w:color w:val="FF0000"/>
        </w:rPr>
        <w:t>D—</w:t>
      </w:r>
      <w:r>
        <w:rPr>
          <w:rFonts w:hint="eastAsia"/>
          <w:color w:val="FF0000"/>
        </w:rPr>
        <w:t>学位论文</w:t>
      </w:r>
      <w:r>
        <w:rPr>
          <w:color w:val="FF0000"/>
        </w:rPr>
        <w:t xml:space="preserve"> R—报告</w:t>
      </w:r>
      <w:r>
        <w:rPr>
          <w:rFonts w:hint="eastAsia"/>
          <w:color w:val="FF0000"/>
        </w:rPr>
        <w:t>，</w:t>
      </w:r>
      <w:r>
        <w:rPr>
          <w:color w:val="FF0000"/>
        </w:rPr>
        <w:t xml:space="preserve"> S—标准</w:t>
      </w:r>
      <w:r>
        <w:rPr>
          <w:rFonts w:hint="eastAsia"/>
          <w:color w:val="FF0000"/>
        </w:rPr>
        <w:t>，</w:t>
      </w:r>
      <w:r>
        <w:rPr>
          <w:color w:val="FF0000"/>
        </w:rPr>
        <w:t xml:space="preserve"> P—专利</w:t>
      </w:r>
      <w:r>
        <w:rPr>
          <w:rFonts w:hint="eastAsia"/>
          <w:color w:val="FF0000"/>
        </w:rPr>
        <w:t>。</w:t>
      </w:r>
    </w:p>
    <w:p w14:paraId="70FC795E">
      <w:pPr>
        <w:tabs>
          <w:tab w:val="left" w:pos="377"/>
        </w:tabs>
        <w:bidi w:val="0"/>
      </w:pPr>
    </w:p>
    <w:p w14:paraId="154C02EB">
      <w:pPr>
        <w:pStyle w:val="23"/>
        <w:spacing w:line="440" w:lineRule="exact"/>
        <w:ind w:firstLine="0"/>
      </w:pPr>
    </w:p>
    <w:p w14:paraId="64EC5598">
      <w:pPr>
        <w:tabs>
          <w:tab w:val="left" w:pos="377"/>
        </w:tabs>
        <w:spacing w:line="440" w:lineRule="exact"/>
      </w:pPr>
    </w:p>
    <w:p w14:paraId="4F97F25F">
      <w:pPr>
        <w:widowControl/>
        <w:numPr>
          <w:ilvl w:val="0"/>
          <w:numId w:val="0"/>
        </w:numPr>
        <w:tabs>
          <w:tab w:val="left" w:pos="377"/>
        </w:tabs>
        <w:autoSpaceDE w:val="0"/>
        <w:autoSpaceDN w:val="0"/>
        <w:adjustRightInd w:val="0"/>
        <w:spacing w:line="400" w:lineRule="exact"/>
        <w:ind w:leftChars="-200"/>
        <w:jc w:val="left"/>
        <w:rPr>
          <w:rFonts w:ascii="Times New Roman" w:hAnsi="Times New Roman" w:eastAsia="宋体" w:cs="Times New Roman"/>
          <w:color w:val="000000"/>
          <w:kern w:val="0"/>
          <w:sz w:val="24"/>
          <w:szCs w:val="20"/>
          <w:lang w:val="zh-CN"/>
        </w:rPr>
      </w:pPr>
    </w:p>
    <w:p w14:paraId="32E58A98">
      <w:pPr>
        <w:rPr>
          <w:lang w:val="zh-CN"/>
        </w:rPr>
      </w:pPr>
    </w:p>
    <w:sectPr>
      <w:footerReference r:id="rId9" w:type="default"/>
      <w:pgSz w:w="11907" w:h="16840"/>
      <w:pgMar w:top="1701" w:right="1134" w:bottom="1701" w:left="1701" w:header="851" w:footer="850" w:gutter="0"/>
      <w:pgNumType w:fmt="decimal"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健" w:date="2025-04-25T10:19:05Z" w:initials="">
    <w:p w14:paraId="1C93AF3F">
      <w:pPr>
        <w:pStyle w:val="17"/>
      </w:pPr>
      <w:r>
        <w:rPr>
          <w:rFonts w:hint="eastAsia"/>
          <w:lang w:val="en-US" w:eastAsia="zh-CN"/>
        </w:rPr>
        <w:t>中文摘要500-600字内，小四号、宋体，两端对齐，行间距为固定值22磅。关键词一般为3～5个，用分号“；”隔开</w:t>
      </w:r>
    </w:p>
  </w:comment>
  <w:comment w:id="1" w:author="何健" w:date="2025-04-25T10:22:08Z" w:initials="">
    <w:p w14:paraId="2EEC6960">
      <w:pPr>
        <w:pStyle w:val="17"/>
      </w:pPr>
      <w:r>
        <w:rPr>
          <w:sz w:val="21"/>
          <w:szCs w:val="21"/>
        </w:rPr>
        <w:t>摘要正文后空一行</w:t>
      </w:r>
      <w:r>
        <w:rPr>
          <w:rFonts w:hint="eastAsia"/>
          <w:sz w:val="21"/>
          <w:szCs w:val="21"/>
        </w:rPr>
        <w:t>，</w:t>
      </w:r>
      <w:r>
        <w:rPr>
          <w:sz w:val="21"/>
          <w:szCs w:val="21"/>
        </w:rPr>
        <w:t>小四号</w:t>
      </w:r>
      <w:r>
        <w:rPr>
          <w:rFonts w:hint="eastAsia"/>
          <w:sz w:val="21"/>
          <w:szCs w:val="21"/>
        </w:rPr>
        <w:t>、Times New Roman体，加粗，关键词之间用“;”隔开，最后一个关键词无标点符号。英文关键词首字母大写</w:t>
      </w:r>
    </w:p>
  </w:comment>
  <w:comment w:id="2" w:author="何健" w:date="2025-04-25T10:24:58Z" w:initials="">
    <w:p w14:paraId="18C6B7FC">
      <w:pPr>
        <w:tabs>
          <w:tab w:val="left" w:pos="377"/>
        </w:tabs>
        <w:spacing w:line="240" w:lineRule="auto"/>
        <w:rPr>
          <w:rFonts w:hAnsi="宋体"/>
          <w:sz w:val="21"/>
          <w:szCs w:val="21"/>
        </w:rPr>
      </w:pPr>
      <w:r>
        <w:rPr>
          <w:rFonts w:hint="eastAsia" w:hAnsi="宋体"/>
          <w:sz w:val="21"/>
          <w:szCs w:val="21"/>
        </w:rPr>
        <w:t>目录：题头用三号黑体字居中排写，段前段后各一行，隔行书写目录</w:t>
      </w:r>
    </w:p>
    <w:p w14:paraId="2AD8B031">
      <w:pPr>
        <w:pStyle w:val="17"/>
      </w:pPr>
    </w:p>
  </w:comment>
  <w:comment w:id="3" w:author="何健" w:date="2025-04-25T10:27:57Z" w:initials="">
    <w:p w14:paraId="250F2C58">
      <w:pPr>
        <w:tabs>
          <w:tab w:val="left" w:pos="377"/>
        </w:tabs>
        <w:spacing w:line="240" w:lineRule="auto"/>
        <w:rPr>
          <w:sz w:val="21"/>
          <w:szCs w:val="21"/>
        </w:rPr>
      </w:pPr>
      <w:r>
        <w:rPr>
          <w:sz w:val="21"/>
          <w:szCs w:val="21"/>
        </w:rPr>
        <w:t>注：</w:t>
      </w:r>
      <w:r>
        <w:rPr>
          <w:rFonts w:hAnsi="宋体"/>
          <w:sz w:val="21"/>
          <w:szCs w:val="21"/>
        </w:rPr>
        <w:t>目录采用三级标题（</w:t>
      </w:r>
      <w:r>
        <w:rPr>
          <w:sz w:val="21"/>
          <w:szCs w:val="21"/>
        </w:rPr>
        <w:t>1 ……</w:t>
      </w:r>
      <w:r>
        <w:rPr>
          <w:rFonts w:hAnsi="宋体"/>
          <w:sz w:val="21"/>
          <w:szCs w:val="21"/>
        </w:rPr>
        <w:t>、</w:t>
      </w:r>
      <w:r>
        <w:rPr>
          <w:sz w:val="21"/>
          <w:szCs w:val="21"/>
        </w:rPr>
        <w:t>1.1 ……</w:t>
      </w:r>
      <w:r>
        <w:rPr>
          <w:rFonts w:hAnsi="宋体"/>
          <w:sz w:val="21"/>
          <w:szCs w:val="21"/>
        </w:rPr>
        <w:t>、</w:t>
      </w:r>
      <w:r>
        <w:rPr>
          <w:sz w:val="21"/>
          <w:szCs w:val="21"/>
        </w:rPr>
        <w:t>1.1.1 ……</w:t>
      </w:r>
      <w:r>
        <w:rPr>
          <w:rFonts w:hAnsi="宋体"/>
          <w:sz w:val="21"/>
          <w:szCs w:val="21"/>
        </w:rPr>
        <w:t>）的格式编写，目录中各章题序的阿拉伯数字用</w:t>
      </w:r>
      <w:r>
        <w:rPr>
          <w:bCs/>
          <w:sz w:val="21"/>
          <w:szCs w:val="21"/>
        </w:rPr>
        <w:t>Times New Roman</w:t>
      </w:r>
      <w:r>
        <w:rPr>
          <w:rFonts w:hAnsi="宋体"/>
          <w:sz w:val="21"/>
          <w:szCs w:val="21"/>
        </w:rPr>
        <w:t>体，第一级标题用小</w:t>
      </w:r>
      <w:r>
        <w:rPr>
          <w:rFonts w:hAnsi="宋体"/>
          <w:bCs/>
          <w:sz w:val="21"/>
          <w:szCs w:val="21"/>
        </w:rPr>
        <w:t>四</w:t>
      </w:r>
      <w:r>
        <w:rPr>
          <w:rFonts w:hAnsi="宋体"/>
          <w:sz w:val="21"/>
          <w:szCs w:val="21"/>
        </w:rPr>
        <w:t>号</w:t>
      </w:r>
      <w:r>
        <w:rPr>
          <w:rFonts w:hint="eastAsia" w:hAnsi="宋体"/>
          <w:bCs/>
          <w:sz w:val="21"/>
          <w:szCs w:val="21"/>
        </w:rPr>
        <w:t>宋体加粗</w:t>
      </w:r>
      <w:r>
        <w:rPr>
          <w:rFonts w:hAnsi="宋体"/>
          <w:sz w:val="21"/>
          <w:szCs w:val="21"/>
        </w:rPr>
        <w:t>，其余用小</w:t>
      </w:r>
      <w:r>
        <w:rPr>
          <w:rFonts w:hAnsi="宋体"/>
          <w:bCs/>
          <w:sz w:val="21"/>
          <w:szCs w:val="21"/>
        </w:rPr>
        <w:t>四</w:t>
      </w:r>
      <w:r>
        <w:rPr>
          <w:rFonts w:hAnsi="宋体"/>
          <w:sz w:val="21"/>
          <w:szCs w:val="21"/>
        </w:rPr>
        <w:t>号</w:t>
      </w:r>
      <w:r>
        <w:rPr>
          <w:rFonts w:hAnsi="宋体"/>
          <w:bCs/>
          <w:sz w:val="21"/>
          <w:szCs w:val="21"/>
        </w:rPr>
        <w:t>宋体</w:t>
      </w:r>
      <w:r>
        <w:rPr>
          <w:rFonts w:hint="eastAsia" w:hAnsi="宋体"/>
          <w:bCs/>
          <w:sz w:val="21"/>
          <w:szCs w:val="21"/>
        </w:rPr>
        <w:t>，行距22磅，左对齐</w:t>
      </w:r>
      <w:r>
        <w:rPr>
          <w:rFonts w:hAnsi="宋体"/>
          <w:sz w:val="21"/>
          <w:szCs w:val="21"/>
        </w:rPr>
        <w:t>。</w:t>
      </w:r>
      <w:r>
        <w:rPr>
          <w:rFonts w:hint="eastAsia" w:hAnsi="宋体"/>
          <w:sz w:val="21"/>
          <w:szCs w:val="21"/>
        </w:rPr>
        <w:t>题序和标题之间空一个字符，二级标题首行缩进1个字符，三级标题首行缩进2个字符。</w:t>
      </w:r>
    </w:p>
    <w:p w14:paraId="30DBA454">
      <w:pPr>
        <w:pStyle w:val="17"/>
      </w:pPr>
    </w:p>
  </w:comment>
  <w:comment w:id="4" w:author="何健" w:date="2025-04-25T10:29:53Z" w:initials="">
    <w:p w14:paraId="0C1250E4">
      <w:pPr>
        <w:tabs>
          <w:tab w:val="left" w:pos="377"/>
        </w:tabs>
        <w:spacing w:line="240" w:lineRule="auto"/>
        <w:rPr>
          <w:rFonts w:hint="eastAsia" w:hAnsi="宋体"/>
          <w:sz w:val="21"/>
          <w:szCs w:val="21"/>
        </w:rPr>
      </w:pPr>
      <w:r>
        <w:rPr>
          <w:rFonts w:hAnsi="宋体"/>
          <w:sz w:val="21"/>
          <w:szCs w:val="21"/>
        </w:rPr>
        <w:t>一级标题另起一页</w:t>
      </w:r>
      <w:r>
        <w:rPr>
          <w:rFonts w:hint="eastAsia" w:hAnsi="宋体"/>
          <w:sz w:val="21"/>
          <w:szCs w:val="21"/>
        </w:rPr>
        <w:t>，三号，黑体，居中，段前段后各一行，行间距为固定值22磅</w:t>
      </w:r>
    </w:p>
    <w:p w14:paraId="29FB38ED">
      <w:pPr>
        <w:tabs>
          <w:tab w:val="left" w:pos="377"/>
        </w:tabs>
        <w:spacing w:line="240" w:lineRule="auto"/>
        <w:rPr>
          <w:rFonts w:hint="eastAsia" w:hAnsi="宋体"/>
          <w:sz w:val="21"/>
          <w:szCs w:val="21"/>
        </w:rPr>
      </w:pPr>
    </w:p>
    <w:p w14:paraId="6F49DD33">
      <w:pPr>
        <w:tabs>
          <w:tab w:val="left" w:pos="377"/>
        </w:tabs>
        <w:spacing w:line="240" w:lineRule="auto"/>
        <w:rPr>
          <w:rFonts w:hAnsi="宋体"/>
          <w:sz w:val="21"/>
          <w:szCs w:val="21"/>
        </w:rPr>
      </w:pPr>
      <w:r>
        <w:rPr>
          <w:rFonts w:hint="eastAsia" w:hAnsi="宋体"/>
          <w:sz w:val="21"/>
          <w:szCs w:val="21"/>
        </w:rPr>
        <w:t>页眉：沈阳工学院毕业设计（论文）</w:t>
      </w:r>
      <w:r>
        <w:rPr>
          <w:rFonts w:hint="eastAsia"/>
        </w:rPr>
        <w:t>采用五号、宋体、居中排写。</w:t>
      </w:r>
    </w:p>
    <w:p w14:paraId="7202280D">
      <w:pPr>
        <w:tabs>
          <w:tab w:val="left" w:pos="377"/>
        </w:tabs>
        <w:spacing w:line="240" w:lineRule="auto"/>
        <w:rPr>
          <w:rFonts w:hint="eastAsia" w:hAnsi="宋体"/>
          <w:sz w:val="21"/>
          <w:szCs w:val="21"/>
        </w:rPr>
      </w:pPr>
    </w:p>
    <w:p w14:paraId="51F03765">
      <w:pPr>
        <w:tabs>
          <w:tab w:val="left" w:pos="377"/>
        </w:tabs>
        <w:spacing w:line="240" w:lineRule="auto"/>
        <w:rPr>
          <w:rFonts w:hint="eastAsia" w:hAnsi="宋体"/>
          <w:sz w:val="21"/>
          <w:szCs w:val="21"/>
        </w:rPr>
      </w:pPr>
    </w:p>
    <w:p w14:paraId="52FADA57">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rPr>
          <w:rFonts w:hint="eastAsia"/>
        </w:rPr>
      </w:pPr>
      <w:r>
        <w:rPr>
          <w:rFonts w:hint="eastAsia"/>
          <w:lang w:val="en-US" w:eastAsia="zh-CN"/>
        </w:rPr>
        <w:t>页码：</w:t>
      </w:r>
      <w:r>
        <w:rPr>
          <w:rFonts w:hint="eastAsia"/>
        </w:rPr>
        <w:t>在下边线下居中放置，小五号、Times New Roman字体。</w:t>
      </w:r>
    </w:p>
    <w:p w14:paraId="4217FFC8">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rPr>
          <w:rFonts w:hint="eastAsia"/>
        </w:rPr>
      </w:pPr>
    </w:p>
    <w:p w14:paraId="3663C24D">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rPr>
          <w:rFonts w:hint="eastAsia"/>
        </w:rPr>
      </w:pPr>
      <w:r>
        <w:rPr>
          <w:rFonts w:hint="eastAsia"/>
        </w:rPr>
        <w:t>摘要、关键词、目录等文前部分的页码用罗马数字（Ⅰ、Ⅱ……）编排，</w:t>
      </w:r>
    </w:p>
    <w:p w14:paraId="6850C32C">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rPr>
          <w:rFonts w:hint="eastAsia"/>
        </w:rPr>
      </w:pPr>
    </w:p>
    <w:p w14:paraId="2CEB8552">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pPr>
      <w:r>
        <w:rPr>
          <w:rFonts w:hint="eastAsia"/>
        </w:rPr>
        <w:t>正文以后的页码用阿拉伯数字（1、2……）编排。</w:t>
      </w:r>
    </w:p>
    <w:p w14:paraId="7368ABD8">
      <w:pPr>
        <w:tabs>
          <w:tab w:val="left" w:pos="377"/>
        </w:tabs>
        <w:spacing w:line="240" w:lineRule="auto"/>
        <w:rPr>
          <w:rFonts w:hint="eastAsia" w:hAnsi="宋体"/>
          <w:sz w:val="21"/>
          <w:szCs w:val="21"/>
        </w:rPr>
      </w:pPr>
    </w:p>
    <w:p w14:paraId="52F2558F">
      <w:pPr>
        <w:pStyle w:val="17"/>
      </w:pPr>
    </w:p>
  </w:comment>
  <w:comment w:id="5" w:author="何健" w:date="2025-04-26T21:06:29Z" w:initials="">
    <w:p w14:paraId="1130AABC">
      <w:pPr>
        <w:pStyle w:val="17"/>
        <w:rPr>
          <w:rFonts w:hint="default" w:eastAsia="宋体"/>
          <w:lang w:val="en-US" w:eastAsia="zh-CN"/>
        </w:rPr>
      </w:pPr>
      <w:r>
        <w:rPr>
          <w:rFonts w:hint="eastAsia"/>
          <w:lang w:val="en-US" w:eastAsia="zh-CN"/>
        </w:rPr>
        <w:t>这里讲一下</w:t>
      </w:r>
    </w:p>
  </w:comment>
  <w:comment w:id="6" w:author="何健" w:date="2025-04-25T21:35:50Z" w:initials="">
    <w:p w14:paraId="0CF60EA2">
      <w:pPr>
        <w:pStyle w:val="17"/>
        <w:rPr>
          <w:rFonts w:hint="default" w:eastAsia="宋体"/>
          <w:lang w:val="en-US" w:eastAsia="zh-CN"/>
        </w:rPr>
      </w:pPr>
      <w:r>
        <w:rPr>
          <w:rFonts w:hint="eastAsia"/>
          <w:lang w:val="en-US" w:eastAsia="zh-CN"/>
        </w:rPr>
        <w:t>不能又大片空白</w:t>
      </w:r>
    </w:p>
  </w:comment>
  <w:comment w:id="7" w:author="何健" w:date="2025-04-25T10:39:45Z" w:initials="">
    <w:p w14:paraId="632EA69D">
      <w:pPr>
        <w:pStyle w:val="17"/>
      </w:pPr>
      <w:r>
        <w:rPr>
          <w:rFonts w:hAnsi="宋体"/>
          <w:sz w:val="21"/>
          <w:szCs w:val="21"/>
        </w:rPr>
        <w:t>二级标题</w:t>
      </w:r>
      <w:r>
        <w:rPr>
          <w:rFonts w:hint="eastAsia" w:hAnsi="宋体"/>
          <w:sz w:val="21"/>
          <w:szCs w:val="21"/>
        </w:rPr>
        <w:t>：</w:t>
      </w:r>
      <w:r>
        <w:rPr>
          <w:rFonts w:hAnsi="宋体"/>
          <w:sz w:val="21"/>
          <w:szCs w:val="21"/>
        </w:rPr>
        <w:t>四号</w:t>
      </w:r>
      <w:r>
        <w:rPr>
          <w:rFonts w:hint="eastAsia" w:hAnsi="宋体"/>
          <w:sz w:val="21"/>
          <w:szCs w:val="21"/>
        </w:rPr>
        <w:t>，</w:t>
      </w:r>
      <w:r>
        <w:rPr>
          <w:rFonts w:hAnsi="宋体"/>
          <w:sz w:val="21"/>
          <w:szCs w:val="21"/>
        </w:rPr>
        <w:t>黑体</w:t>
      </w:r>
      <w:r>
        <w:rPr>
          <w:rFonts w:hint="eastAsia" w:hAnsi="宋体"/>
          <w:sz w:val="21"/>
          <w:szCs w:val="21"/>
        </w:rPr>
        <w:t>，</w:t>
      </w:r>
      <w:r>
        <w:rPr>
          <w:rFonts w:hAnsi="宋体"/>
          <w:sz w:val="21"/>
          <w:szCs w:val="21"/>
        </w:rPr>
        <w:t>居左</w:t>
      </w:r>
      <w:r>
        <w:rPr>
          <w:rFonts w:hint="eastAsia" w:hAnsi="宋体"/>
          <w:sz w:val="21"/>
          <w:szCs w:val="21"/>
        </w:rPr>
        <w:t>，</w:t>
      </w:r>
      <w:r>
        <w:rPr>
          <w:rFonts w:hAnsi="宋体"/>
          <w:sz w:val="21"/>
          <w:szCs w:val="21"/>
        </w:rPr>
        <w:t>段前段后</w:t>
      </w:r>
      <w:r>
        <w:rPr>
          <w:rFonts w:hint="eastAsia" w:hAnsi="宋体"/>
          <w:sz w:val="21"/>
          <w:szCs w:val="21"/>
        </w:rPr>
        <w:t>12磅，行间距为固定值22磅</w:t>
      </w:r>
    </w:p>
  </w:comment>
  <w:comment w:id="8" w:author="何健" w:date="2025-04-25T10:40:37Z" w:initials="">
    <w:p w14:paraId="77D29EED">
      <w:pPr>
        <w:pStyle w:val="17"/>
      </w:pPr>
      <w:r>
        <w:rPr>
          <w:rFonts w:hint="eastAsia" w:hAnsi="宋体"/>
        </w:rPr>
        <w:t>三级标题：小四号，黑体，居左，段前、段后均为6磅，行间距为固定值22磅</w:t>
      </w:r>
    </w:p>
  </w:comment>
  <w:comment w:id="9" w:author="何健" w:date="2025-04-25T10:47:39Z" w:initials="">
    <w:p w14:paraId="74C1F9AC">
      <w:pPr>
        <w:pStyle w:val="17"/>
        <w:rPr>
          <w:rFonts w:hint="eastAsia"/>
          <w:lang w:val="en-US" w:eastAsia="zh-CN"/>
        </w:rPr>
      </w:pPr>
      <w:r>
        <w:rPr>
          <w:rFonts w:hint="eastAsia"/>
          <w:lang w:val="en-US" w:eastAsia="zh-CN"/>
        </w:rPr>
        <w:t>每一个图都要这样说</w:t>
      </w:r>
    </w:p>
    <w:p w14:paraId="1F40696F">
      <w:pPr>
        <w:pStyle w:val="17"/>
        <w:rPr>
          <w:rFonts w:hint="default"/>
          <w:lang w:val="en-US" w:eastAsia="zh-CN"/>
        </w:rPr>
      </w:pPr>
    </w:p>
  </w:comment>
  <w:comment w:id="10" w:author="何健" w:date="2025-04-25T10:36:33Z" w:initials="">
    <w:p w14:paraId="42CFF09D">
      <w:pPr>
        <w:tabs>
          <w:tab w:val="left" w:pos="377"/>
        </w:tabs>
        <w:rPr>
          <w:rFonts w:hAnsi="宋体"/>
          <w:sz w:val="21"/>
          <w:szCs w:val="21"/>
        </w:rPr>
      </w:pPr>
      <w:r>
        <w:rPr>
          <w:rFonts w:hint="eastAsia" w:hAnsi="宋体"/>
          <w:sz w:val="21"/>
          <w:szCs w:val="21"/>
        </w:rPr>
        <w:t>插图格式：嵌入型，居中排版，图片所在行间距为单倍行间距</w:t>
      </w:r>
    </w:p>
    <w:p w14:paraId="1AE7D32B">
      <w:pPr>
        <w:tabs>
          <w:tab w:val="left" w:pos="377"/>
        </w:tabs>
        <w:rPr>
          <w:rFonts w:hAnsi="宋体"/>
          <w:sz w:val="21"/>
          <w:szCs w:val="21"/>
        </w:rPr>
      </w:pPr>
      <w:r>
        <w:rPr>
          <w:rFonts w:hint="eastAsia" w:hAnsi="宋体"/>
          <w:sz w:val="21"/>
          <w:szCs w:val="21"/>
        </w:rPr>
        <w:t>图</w:t>
      </w:r>
      <w:r>
        <w:rPr>
          <w:rFonts w:hAnsi="宋体"/>
          <w:sz w:val="21"/>
          <w:szCs w:val="21"/>
        </w:rPr>
        <w:t>头格式：图头在图的下方</w:t>
      </w:r>
      <w:r>
        <w:rPr>
          <w:rFonts w:hint="eastAsia" w:hAnsi="宋体"/>
          <w:sz w:val="21"/>
          <w:szCs w:val="21"/>
        </w:rPr>
        <w:t>，黑体，五号字，居中，占独行，不加粗。</w:t>
      </w:r>
    </w:p>
    <w:p w14:paraId="016D1120">
      <w:pPr>
        <w:pStyle w:val="17"/>
      </w:pPr>
    </w:p>
  </w:comment>
  <w:comment w:id="11" w:author="何健" w:date="2025-04-25T10:50:06Z" w:initials="">
    <w:p w14:paraId="6DD307D2">
      <w:pPr>
        <w:widowControl w:val="0"/>
        <w:numPr>
          <w:ilvl w:val="0"/>
          <w:numId w:val="0"/>
        </w:numPr>
        <w:tabs>
          <w:tab w:val="left" w:pos="377"/>
        </w:tabs>
        <w:jc w:val="both"/>
        <w:rPr>
          <w:rFonts w:hint="eastAsia"/>
          <w:highlight w:val="green"/>
          <w:lang w:val="en-US" w:eastAsia="zh-CN"/>
        </w:rPr>
      </w:pPr>
      <w:r>
        <w:rPr>
          <w:rFonts w:hint="eastAsia"/>
          <w:highlight w:val="green"/>
          <w:lang w:val="en-US" w:eastAsia="zh-CN"/>
        </w:rPr>
        <w:t>展现层、应用服务层、数据层、数据库 这几部分是四号字体，服务层大模块（如图，管理员端、维修员端、实验员端）是四号字体，其他是小四号字体</w:t>
      </w:r>
    </w:p>
    <w:p w14:paraId="21168597">
      <w:pPr>
        <w:widowControl w:val="0"/>
        <w:numPr>
          <w:ilvl w:val="0"/>
          <w:numId w:val="0"/>
        </w:numPr>
        <w:tabs>
          <w:tab w:val="left" w:pos="377"/>
        </w:tabs>
        <w:jc w:val="both"/>
        <w:rPr>
          <w:rFonts w:hint="default"/>
          <w:highlight w:val="green"/>
          <w:lang w:val="en-US" w:eastAsia="zh-CN"/>
        </w:rPr>
      </w:pPr>
      <w:r>
        <w:rPr>
          <w:rFonts w:hint="eastAsia"/>
          <w:highlight w:val="green"/>
          <w:lang w:val="en-US" w:eastAsia="zh-CN"/>
        </w:rPr>
        <w:t>图需要带边框</w:t>
      </w:r>
    </w:p>
    <w:p w14:paraId="4E9083EE">
      <w:pPr>
        <w:pStyle w:val="17"/>
      </w:pPr>
    </w:p>
  </w:comment>
  <w:comment w:id="12" w:author="何健" w:date="2025-04-25T11:11:44Z" w:initials="">
    <w:p w14:paraId="505E911D">
      <w:pPr>
        <w:pStyle w:val="17"/>
        <w:rPr>
          <w:rFonts w:hint="default" w:eastAsia="宋体"/>
          <w:lang w:val="en-US" w:eastAsia="zh-CN"/>
        </w:rPr>
      </w:pPr>
      <w:r>
        <w:rPr>
          <w:rFonts w:hint="eastAsia"/>
          <w:lang w:val="en-US" w:eastAsia="zh-CN"/>
        </w:rPr>
        <w:t>三线表 上下边框加粗 没有左右边框</w:t>
      </w:r>
    </w:p>
    <w:p w14:paraId="6E7F81BD">
      <w:pPr>
        <w:pStyle w:val="17"/>
      </w:pPr>
    </w:p>
  </w:comment>
  <w:comment w:id="13" w:author="何健" w:date="2025-04-25T21:49:54Z" w:initials="">
    <w:p w14:paraId="14AC48C7">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各功能模块不能遗漏，也不要出现重复介绍的情况。</w:t>
      </w:r>
    </w:p>
    <w:p w14:paraId="08426B7F">
      <w:pPr>
        <w:pStyle w:val="17"/>
      </w:pPr>
    </w:p>
  </w:comment>
  <w:comment w:id="14" w:author="何健" w:date="2025-05-15T18:20:36Z" w:initials="">
    <w:p w14:paraId="4BE31B8F">
      <w:pPr>
        <w:pStyle w:val="17"/>
        <w:rPr>
          <w:rFonts w:hint="default" w:eastAsia="宋体"/>
          <w:lang w:val="en-US" w:eastAsia="zh-CN"/>
        </w:rPr>
      </w:pPr>
      <w:r>
        <w:rPr>
          <w:rFonts w:hint="eastAsia"/>
          <w:lang w:val="en-US" w:eastAsia="zh-CN"/>
        </w:rPr>
        <w:t>测试用例部分表格不一样</w:t>
      </w:r>
    </w:p>
  </w:comment>
  <w:comment w:id="15" w:author="何健" w:date="2025-04-26T20:52:07Z" w:initials="">
    <w:p w14:paraId="1BF572B2">
      <w:pPr>
        <w:pStyle w:val="17"/>
        <w:rPr>
          <w:rFonts w:hint="default" w:eastAsia="宋体"/>
          <w:lang w:val="en-US" w:eastAsia="zh-CN"/>
        </w:rPr>
      </w:pPr>
      <w:r>
        <w:rPr>
          <w:rFonts w:hint="eastAsia"/>
          <w:lang w:val="en-US" w:eastAsia="zh-CN"/>
        </w:rPr>
        <w:t>JMD都要又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93AF3F" w15:done="0"/>
  <w15:commentEx w15:paraId="2EEC6960" w15:done="0"/>
  <w15:commentEx w15:paraId="2AD8B031" w15:done="0"/>
  <w15:commentEx w15:paraId="30DBA454" w15:done="0"/>
  <w15:commentEx w15:paraId="52F2558F" w15:done="0"/>
  <w15:commentEx w15:paraId="1130AABC" w15:done="0"/>
  <w15:commentEx w15:paraId="0CF60EA2" w15:done="0"/>
  <w15:commentEx w15:paraId="632EA69D" w15:done="0"/>
  <w15:commentEx w15:paraId="77D29EED" w15:done="0"/>
  <w15:commentEx w15:paraId="1F40696F" w15:done="0"/>
  <w15:commentEx w15:paraId="016D1120" w15:done="0"/>
  <w15:commentEx w15:paraId="4E9083EE" w15:done="0"/>
  <w15:commentEx w15:paraId="6E7F81BD" w15:done="0"/>
  <w15:commentEx w15:paraId="08426B7F" w15:done="0"/>
  <w15:commentEx w15:paraId="4BE31B8F" w15:done="0"/>
  <w15:commentEx w15:paraId="1BF572B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A171B">
    <w:pPr>
      <w:tabs>
        <w:tab w:val="center" w:pos="4535"/>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BCD30">
                          <w:pPr>
                            <w:pStyle w:val="2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301BCD30">
                    <w:pPr>
                      <w:pStyle w:val="25"/>
                    </w:pPr>
                    <w:r>
                      <w:fldChar w:fldCharType="begin"/>
                    </w:r>
                    <w:r>
                      <w:instrText xml:space="preserve"> PAGE  \* MERGEFORMAT </w:instrText>
                    </w:r>
                    <w:r>
                      <w:fldChar w:fldCharType="separate"/>
                    </w:r>
                    <w:r>
                      <w:t>II</w:t>
                    </w:r>
                    <w:r>
                      <w:fldChar w:fldCharType="end"/>
                    </w:r>
                  </w:p>
                </w:txbxContent>
              </v:textbox>
            </v:shape>
          </w:pict>
        </mc:Fallback>
      </mc:AlternateContent>
    </w: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E43A1">
    <w:pPr>
      <w:pStyle w:val="25"/>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3B64F5">
                          <w:pPr>
                            <w:pStyle w:val="2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73B64F5">
                    <w:pPr>
                      <w:pStyle w:val="2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C0EEF">
    <w:pPr>
      <w:pStyle w:val="25"/>
      <w:pBdr>
        <w:top w:val="single" w:color="auto" w:sz="4" w:space="1"/>
      </w:pBdr>
      <w:spacing w:before="600" w:line="180" w:lineRule="exact"/>
      <w:jc w:val="center"/>
      <w:rPr>
        <w:rFonts w:ascii="Times New Roman" w:hAnsi="Times New Roman" w:cs="Times New Roma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040"/>
                          </w:sdtPr>
                          <w:sdtEndPr>
                            <w:rPr>
                              <w:rFonts w:ascii="Times New Roman" w:hAnsi="Times New Roman" w:cs="Times New Roman"/>
                            </w:rPr>
                          </w:sdtEndPr>
                          <w:sdtContent>
                            <w:p w14:paraId="727DD48E">
                              <w:pPr>
                                <w:pStyle w:val="25"/>
                                <w:pBdr>
                                  <w:top w:val="single" w:color="auto" w:sz="4" w:space="1"/>
                                </w:pBdr>
                                <w:spacing w:before="600" w:line="180" w:lineRule="exact"/>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51690340">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sdt>
                    <w:sdtPr>
                      <w:id w:val="147479040"/>
                    </w:sdtPr>
                    <w:sdtEndPr>
                      <w:rPr>
                        <w:rFonts w:ascii="Times New Roman" w:hAnsi="Times New Roman" w:cs="Times New Roman"/>
                      </w:rPr>
                    </w:sdtEndPr>
                    <w:sdtContent>
                      <w:p w14:paraId="727DD48E">
                        <w:pPr>
                          <w:pStyle w:val="25"/>
                          <w:pBdr>
                            <w:top w:val="single" w:color="auto" w:sz="4" w:space="1"/>
                          </w:pBdr>
                          <w:spacing w:before="600" w:line="180" w:lineRule="exact"/>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51690340">
                    <w:pPr>
                      <w:rPr>
                        <w:rFonts w:ascii="Times New Roman" w:hAnsi="Times New Roman" w:cs="Times New Roman"/>
                      </w:rPr>
                    </w:pPr>
                  </w:p>
                </w:txbxContent>
              </v:textbox>
            </v:shape>
          </w:pict>
        </mc:Fallback>
      </mc:AlternateContent>
    </w:r>
    <w:r>
      <w:rPr>
        <w:rFonts w:hint="eastAsia" w:ascii="Times New Roman" w:hAnsi="Times New Roman" w:cs="Times New Roman"/>
        <w:lang w:val="en-US"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EC37F">
    <w:pPr>
      <w:pStyle w:val="26"/>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A5736">
    <w:pPr>
      <w:pStyle w:val="26"/>
      <w:pBdr>
        <w:bottom w:val="none" w:color="auto" w:sz="0" w:space="1"/>
      </w:pBdr>
      <w:spacing w:after="600" w:line="180" w:lineRule="exact"/>
      <w:rPr>
        <w:rFonts w:ascii="宋体" w:hAnsi="宋体" w:eastAsia="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F90073"/>
    <w:multiLevelType w:val="singleLevel"/>
    <w:tmpl w:val="CCF90073"/>
    <w:lvl w:ilvl="0" w:tentative="0">
      <w:start w:val="1"/>
      <w:numFmt w:val="decimal"/>
      <w:suff w:val="nothing"/>
      <w:lvlText w:val="（%1）"/>
      <w:lvlJc w:val="left"/>
      <w:pPr>
        <w:ind w:left="420" w:leftChars="0" w:firstLine="0" w:firstLineChars="0"/>
      </w:pPr>
    </w:lvl>
  </w:abstractNum>
  <w:abstractNum w:abstractNumId="1">
    <w:nsid w:val="E6A8C99A"/>
    <w:multiLevelType w:val="singleLevel"/>
    <w:tmpl w:val="E6A8C99A"/>
    <w:lvl w:ilvl="0" w:tentative="0">
      <w:start w:val="1"/>
      <w:numFmt w:val="decimal"/>
      <w:lvlText w:val="%1."/>
      <w:lvlJc w:val="left"/>
      <w:pPr>
        <w:tabs>
          <w:tab w:val="left" w:pos="312"/>
        </w:tabs>
      </w:pPr>
    </w:lvl>
  </w:abstractNum>
  <w:abstractNum w:abstractNumId="2">
    <w:nsid w:val="0000000A"/>
    <w:multiLevelType w:val="multilevel"/>
    <w:tmpl w:val="0000000A"/>
    <w:lvl w:ilvl="0" w:tentative="0">
      <w:start w:val="1"/>
      <w:numFmt w:val="decimal"/>
      <w:pStyle w:val="2"/>
      <w:lvlText w:val="%1"/>
      <w:lvlJc w:val="left"/>
      <w:pPr>
        <w:tabs>
          <w:tab w:val="left" w:pos="432"/>
        </w:tabs>
        <w:ind w:left="432" w:hanging="432"/>
      </w:pPr>
      <w:rPr>
        <w:rFonts w:hint="default" w:ascii="Times New Roman" w:hAnsi="Times New Roman" w:cs="Times New Roman"/>
      </w:rPr>
    </w:lvl>
    <w:lvl w:ilvl="1" w:tentative="0">
      <w:start w:val="1"/>
      <w:numFmt w:val="decimal"/>
      <w:pStyle w:val="5"/>
      <w:lvlText w:val="%1.%2"/>
      <w:lvlJc w:val="left"/>
      <w:pPr>
        <w:tabs>
          <w:tab w:val="left" w:pos="576"/>
        </w:tabs>
        <w:ind w:left="576" w:hanging="576"/>
      </w:pPr>
      <w:rPr>
        <w:rFonts w:hint="default" w:ascii="Times New Roman" w:hAnsi="Times New Roman" w:cs="Times New Roman"/>
      </w:rPr>
    </w:lvl>
    <w:lvl w:ilvl="2" w:tentative="0">
      <w:start w:val="1"/>
      <w:numFmt w:val="decimal"/>
      <w:pStyle w:val="6"/>
      <w:lvlText w:val="%1.%2.%3"/>
      <w:lvlJc w:val="left"/>
      <w:pPr>
        <w:tabs>
          <w:tab w:val="left" w:pos="720"/>
        </w:tabs>
        <w:ind w:left="720" w:hanging="720"/>
      </w:pPr>
      <w:rPr>
        <w:rFonts w:hint="default" w:ascii="Times New Roman" w:hAnsi="Times New Roman" w:cs="Times New Roman"/>
        <w:b w:val="0"/>
      </w:r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abstractNum w:abstractNumId="3">
    <w:nsid w:val="0000000B"/>
    <w:multiLevelType w:val="multilevel"/>
    <w:tmpl w:val="0000000B"/>
    <w:lvl w:ilvl="0" w:tentative="0">
      <w:start w:val="1"/>
      <w:numFmt w:val="decimal"/>
      <w:pStyle w:val="75"/>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
    <w:nsid w:val="0000000D"/>
    <w:multiLevelType w:val="multilevel"/>
    <w:tmpl w:val="0000000D"/>
    <w:lvl w:ilvl="0" w:tentative="0">
      <w:start w:val="1"/>
      <w:numFmt w:val="decimal"/>
      <w:pStyle w:val="74"/>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2"/>
  </w:num>
  <w:num w:numId="2">
    <w:abstractNumId w:val="4"/>
  </w:num>
  <w:num w:numId="3">
    <w:abstractNumId w:val="3"/>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健">
    <w15:presenceInfo w15:providerId="WPS Office" w15:userId="1947116505"/>
  </w15:person>
  <w15:person w15:author="小新">
    <w15:presenceInfo w15:providerId="WPS Office" w15:userId="85088834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yOGQyODI3NTAyMDJjYmRjZmFkZWE1NDI5Y2Q4NDIifQ=="/>
  </w:docVars>
  <w:rsids>
    <w:rsidRoot w:val="005D2BBB"/>
    <w:rsid w:val="0000262D"/>
    <w:rsid w:val="00002DB8"/>
    <w:rsid w:val="0001117C"/>
    <w:rsid w:val="00011693"/>
    <w:rsid w:val="00012C97"/>
    <w:rsid w:val="000145F6"/>
    <w:rsid w:val="000155BF"/>
    <w:rsid w:val="00016A50"/>
    <w:rsid w:val="00020752"/>
    <w:rsid w:val="00020FE7"/>
    <w:rsid w:val="00021DF7"/>
    <w:rsid w:val="0002402F"/>
    <w:rsid w:val="00024933"/>
    <w:rsid w:val="00025635"/>
    <w:rsid w:val="00026960"/>
    <w:rsid w:val="00027EE9"/>
    <w:rsid w:val="00031892"/>
    <w:rsid w:val="0003224B"/>
    <w:rsid w:val="0003239D"/>
    <w:rsid w:val="00032F3E"/>
    <w:rsid w:val="00040ECB"/>
    <w:rsid w:val="00042369"/>
    <w:rsid w:val="0004276F"/>
    <w:rsid w:val="00042BAA"/>
    <w:rsid w:val="000462B4"/>
    <w:rsid w:val="0004786A"/>
    <w:rsid w:val="00047960"/>
    <w:rsid w:val="0005033B"/>
    <w:rsid w:val="00055FCA"/>
    <w:rsid w:val="00060785"/>
    <w:rsid w:val="0006187F"/>
    <w:rsid w:val="00061B89"/>
    <w:rsid w:val="00063AEC"/>
    <w:rsid w:val="000648DA"/>
    <w:rsid w:val="00066BAE"/>
    <w:rsid w:val="000707E7"/>
    <w:rsid w:val="0007110B"/>
    <w:rsid w:val="00071772"/>
    <w:rsid w:val="00071AEE"/>
    <w:rsid w:val="00072494"/>
    <w:rsid w:val="000735D9"/>
    <w:rsid w:val="000736E6"/>
    <w:rsid w:val="000737BE"/>
    <w:rsid w:val="00074D91"/>
    <w:rsid w:val="000750AC"/>
    <w:rsid w:val="000810AB"/>
    <w:rsid w:val="00085575"/>
    <w:rsid w:val="00091DA2"/>
    <w:rsid w:val="00093AEC"/>
    <w:rsid w:val="0009549E"/>
    <w:rsid w:val="0009757B"/>
    <w:rsid w:val="000A059B"/>
    <w:rsid w:val="000A0AAF"/>
    <w:rsid w:val="000A0DBA"/>
    <w:rsid w:val="000A2955"/>
    <w:rsid w:val="000B04B7"/>
    <w:rsid w:val="000B05AB"/>
    <w:rsid w:val="000B0C25"/>
    <w:rsid w:val="000B13B7"/>
    <w:rsid w:val="000B14B8"/>
    <w:rsid w:val="000B42E1"/>
    <w:rsid w:val="000B47AA"/>
    <w:rsid w:val="000B5416"/>
    <w:rsid w:val="000B6D6D"/>
    <w:rsid w:val="000C0723"/>
    <w:rsid w:val="000C5437"/>
    <w:rsid w:val="000D6B9F"/>
    <w:rsid w:val="000E2153"/>
    <w:rsid w:val="000E2682"/>
    <w:rsid w:val="000E4C78"/>
    <w:rsid w:val="000F22AD"/>
    <w:rsid w:val="000F7343"/>
    <w:rsid w:val="000F7C9F"/>
    <w:rsid w:val="000F7D5D"/>
    <w:rsid w:val="00101FBF"/>
    <w:rsid w:val="0010467D"/>
    <w:rsid w:val="00104D1B"/>
    <w:rsid w:val="001059C7"/>
    <w:rsid w:val="00111FB5"/>
    <w:rsid w:val="00113B53"/>
    <w:rsid w:val="001148D6"/>
    <w:rsid w:val="001155A9"/>
    <w:rsid w:val="00121BF3"/>
    <w:rsid w:val="00121F7F"/>
    <w:rsid w:val="001235CB"/>
    <w:rsid w:val="00123D94"/>
    <w:rsid w:val="001312AA"/>
    <w:rsid w:val="001322E0"/>
    <w:rsid w:val="001335CA"/>
    <w:rsid w:val="00137EB7"/>
    <w:rsid w:val="0014170F"/>
    <w:rsid w:val="00141F53"/>
    <w:rsid w:val="00143F1B"/>
    <w:rsid w:val="00144DD7"/>
    <w:rsid w:val="00147BE1"/>
    <w:rsid w:val="00151D26"/>
    <w:rsid w:val="00157BC5"/>
    <w:rsid w:val="0016511A"/>
    <w:rsid w:val="00165579"/>
    <w:rsid w:val="001659C9"/>
    <w:rsid w:val="00173252"/>
    <w:rsid w:val="001750AA"/>
    <w:rsid w:val="0017619C"/>
    <w:rsid w:val="00177474"/>
    <w:rsid w:val="00177F7B"/>
    <w:rsid w:val="001817D0"/>
    <w:rsid w:val="00181F01"/>
    <w:rsid w:val="00183553"/>
    <w:rsid w:val="0018506F"/>
    <w:rsid w:val="00185A18"/>
    <w:rsid w:val="00193099"/>
    <w:rsid w:val="0019513B"/>
    <w:rsid w:val="00195236"/>
    <w:rsid w:val="00195507"/>
    <w:rsid w:val="00197E7D"/>
    <w:rsid w:val="001A0168"/>
    <w:rsid w:val="001A1CC1"/>
    <w:rsid w:val="001A5832"/>
    <w:rsid w:val="001A6AB9"/>
    <w:rsid w:val="001A764D"/>
    <w:rsid w:val="001B21D3"/>
    <w:rsid w:val="001B37B1"/>
    <w:rsid w:val="001B4AEF"/>
    <w:rsid w:val="001C12A1"/>
    <w:rsid w:val="001C21EF"/>
    <w:rsid w:val="001C3E83"/>
    <w:rsid w:val="001C5A2A"/>
    <w:rsid w:val="001C5FE7"/>
    <w:rsid w:val="001C6F6B"/>
    <w:rsid w:val="001D15B3"/>
    <w:rsid w:val="001D19B5"/>
    <w:rsid w:val="001D45AE"/>
    <w:rsid w:val="001D50C6"/>
    <w:rsid w:val="001D5750"/>
    <w:rsid w:val="001D699F"/>
    <w:rsid w:val="001E012D"/>
    <w:rsid w:val="001E0422"/>
    <w:rsid w:val="001E142F"/>
    <w:rsid w:val="001E5F19"/>
    <w:rsid w:val="001E609D"/>
    <w:rsid w:val="001F0AE1"/>
    <w:rsid w:val="001F2932"/>
    <w:rsid w:val="001F4ECF"/>
    <w:rsid w:val="001F5EC2"/>
    <w:rsid w:val="001F615D"/>
    <w:rsid w:val="002008CE"/>
    <w:rsid w:val="002029DA"/>
    <w:rsid w:val="00203A42"/>
    <w:rsid w:val="002159E6"/>
    <w:rsid w:val="00221283"/>
    <w:rsid w:val="00226AD8"/>
    <w:rsid w:val="0022711C"/>
    <w:rsid w:val="002271A3"/>
    <w:rsid w:val="00227D3E"/>
    <w:rsid w:val="00230357"/>
    <w:rsid w:val="00233947"/>
    <w:rsid w:val="00234A73"/>
    <w:rsid w:val="002403F6"/>
    <w:rsid w:val="002434F1"/>
    <w:rsid w:val="002445D2"/>
    <w:rsid w:val="00244C18"/>
    <w:rsid w:val="002464DE"/>
    <w:rsid w:val="00246C72"/>
    <w:rsid w:val="00250EE4"/>
    <w:rsid w:val="00251F14"/>
    <w:rsid w:val="002555FC"/>
    <w:rsid w:val="0025600F"/>
    <w:rsid w:val="002561A8"/>
    <w:rsid w:val="002568C6"/>
    <w:rsid w:val="00260649"/>
    <w:rsid w:val="00261C44"/>
    <w:rsid w:val="00263596"/>
    <w:rsid w:val="002639C0"/>
    <w:rsid w:val="00264305"/>
    <w:rsid w:val="00264CB5"/>
    <w:rsid w:val="00265DFE"/>
    <w:rsid w:val="00267674"/>
    <w:rsid w:val="0027052A"/>
    <w:rsid w:val="0027261E"/>
    <w:rsid w:val="002754F3"/>
    <w:rsid w:val="0027653B"/>
    <w:rsid w:val="00284122"/>
    <w:rsid w:val="00284DFE"/>
    <w:rsid w:val="00285A4C"/>
    <w:rsid w:val="00291F6B"/>
    <w:rsid w:val="00292977"/>
    <w:rsid w:val="00293156"/>
    <w:rsid w:val="002936B8"/>
    <w:rsid w:val="00293DB3"/>
    <w:rsid w:val="0029444F"/>
    <w:rsid w:val="00294A6D"/>
    <w:rsid w:val="00294B14"/>
    <w:rsid w:val="00294D93"/>
    <w:rsid w:val="00294F59"/>
    <w:rsid w:val="00296DCA"/>
    <w:rsid w:val="002A0C46"/>
    <w:rsid w:val="002A486F"/>
    <w:rsid w:val="002B0CB8"/>
    <w:rsid w:val="002B28E8"/>
    <w:rsid w:val="002B3F98"/>
    <w:rsid w:val="002C3E3A"/>
    <w:rsid w:val="002C44E5"/>
    <w:rsid w:val="002C5B00"/>
    <w:rsid w:val="002D04B1"/>
    <w:rsid w:val="002D073F"/>
    <w:rsid w:val="002D0C6C"/>
    <w:rsid w:val="002D13EE"/>
    <w:rsid w:val="002D1DFE"/>
    <w:rsid w:val="002D23FA"/>
    <w:rsid w:val="002D2BF3"/>
    <w:rsid w:val="002D3AB5"/>
    <w:rsid w:val="002D6A25"/>
    <w:rsid w:val="002D7591"/>
    <w:rsid w:val="002E117D"/>
    <w:rsid w:val="002E146A"/>
    <w:rsid w:val="002E2782"/>
    <w:rsid w:val="002E5BBB"/>
    <w:rsid w:val="002E6972"/>
    <w:rsid w:val="002E7344"/>
    <w:rsid w:val="002E7C54"/>
    <w:rsid w:val="002F273E"/>
    <w:rsid w:val="003000B0"/>
    <w:rsid w:val="003021AA"/>
    <w:rsid w:val="00303DBB"/>
    <w:rsid w:val="00304598"/>
    <w:rsid w:val="00305F23"/>
    <w:rsid w:val="0030767B"/>
    <w:rsid w:val="00310C4D"/>
    <w:rsid w:val="0031244B"/>
    <w:rsid w:val="00317997"/>
    <w:rsid w:val="0032099D"/>
    <w:rsid w:val="003220A1"/>
    <w:rsid w:val="0032213E"/>
    <w:rsid w:val="00322204"/>
    <w:rsid w:val="003236A0"/>
    <w:rsid w:val="00323817"/>
    <w:rsid w:val="00326477"/>
    <w:rsid w:val="003266AA"/>
    <w:rsid w:val="0033200F"/>
    <w:rsid w:val="00332576"/>
    <w:rsid w:val="00334C36"/>
    <w:rsid w:val="003358D2"/>
    <w:rsid w:val="003366FD"/>
    <w:rsid w:val="00341032"/>
    <w:rsid w:val="00343BD3"/>
    <w:rsid w:val="00343FED"/>
    <w:rsid w:val="00344BDC"/>
    <w:rsid w:val="00345761"/>
    <w:rsid w:val="0034618F"/>
    <w:rsid w:val="00347A53"/>
    <w:rsid w:val="003501A4"/>
    <w:rsid w:val="00353E0D"/>
    <w:rsid w:val="003549EE"/>
    <w:rsid w:val="003619F6"/>
    <w:rsid w:val="00362368"/>
    <w:rsid w:val="00366830"/>
    <w:rsid w:val="0036765E"/>
    <w:rsid w:val="00370488"/>
    <w:rsid w:val="0037487C"/>
    <w:rsid w:val="003766E5"/>
    <w:rsid w:val="00376E04"/>
    <w:rsid w:val="00376F9B"/>
    <w:rsid w:val="00376FF4"/>
    <w:rsid w:val="003803A2"/>
    <w:rsid w:val="00381E40"/>
    <w:rsid w:val="003825EE"/>
    <w:rsid w:val="00384173"/>
    <w:rsid w:val="0038537F"/>
    <w:rsid w:val="00385405"/>
    <w:rsid w:val="003866D2"/>
    <w:rsid w:val="00390C0B"/>
    <w:rsid w:val="00392471"/>
    <w:rsid w:val="003925E0"/>
    <w:rsid w:val="0039396C"/>
    <w:rsid w:val="0039550B"/>
    <w:rsid w:val="00395772"/>
    <w:rsid w:val="003A2169"/>
    <w:rsid w:val="003A2364"/>
    <w:rsid w:val="003A26D1"/>
    <w:rsid w:val="003A2C10"/>
    <w:rsid w:val="003A4658"/>
    <w:rsid w:val="003A475E"/>
    <w:rsid w:val="003A6168"/>
    <w:rsid w:val="003A6BD3"/>
    <w:rsid w:val="003A7EBC"/>
    <w:rsid w:val="003B27B8"/>
    <w:rsid w:val="003B69C6"/>
    <w:rsid w:val="003C14E7"/>
    <w:rsid w:val="003C15AE"/>
    <w:rsid w:val="003C4053"/>
    <w:rsid w:val="003C6946"/>
    <w:rsid w:val="003D02D5"/>
    <w:rsid w:val="003D3E17"/>
    <w:rsid w:val="003D47BD"/>
    <w:rsid w:val="003D7455"/>
    <w:rsid w:val="003E15FC"/>
    <w:rsid w:val="003E2CE5"/>
    <w:rsid w:val="003E32CC"/>
    <w:rsid w:val="003E51BB"/>
    <w:rsid w:val="003E7E24"/>
    <w:rsid w:val="003F5402"/>
    <w:rsid w:val="003F5BBF"/>
    <w:rsid w:val="003F6077"/>
    <w:rsid w:val="003F6228"/>
    <w:rsid w:val="004006EC"/>
    <w:rsid w:val="00400D9B"/>
    <w:rsid w:val="00401855"/>
    <w:rsid w:val="00401947"/>
    <w:rsid w:val="00402CE0"/>
    <w:rsid w:val="00403AB7"/>
    <w:rsid w:val="00403E59"/>
    <w:rsid w:val="00404A39"/>
    <w:rsid w:val="0041070D"/>
    <w:rsid w:val="00411CFF"/>
    <w:rsid w:val="00414536"/>
    <w:rsid w:val="004145E4"/>
    <w:rsid w:val="00415E12"/>
    <w:rsid w:val="00416A48"/>
    <w:rsid w:val="00421B60"/>
    <w:rsid w:val="004232E0"/>
    <w:rsid w:val="00424485"/>
    <w:rsid w:val="0042524E"/>
    <w:rsid w:val="00425E28"/>
    <w:rsid w:val="00427F79"/>
    <w:rsid w:val="00430256"/>
    <w:rsid w:val="00431EED"/>
    <w:rsid w:val="004321CA"/>
    <w:rsid w:val="00434647"/>
    <w:rsid w:val="00434D20"/>
    <w:rsid w:val="00435320"/>
    <w:rsid w:val="00435F51"/>
    <w:rsid w:val="00436823"/>
    <w:rsid w:val="00440AB2"/>
    <w:rsid w:val="00440FC5"/>
    <w:rsid w:val="00441676"/>
    <w:rsid w:val="00441FC8"/>
    <w:rsid w:val="00443BCB"/>
    <w:rsid w:val="004454E2"/>
    <w:rsid w:val="0044603A"/>
    <w:rsid w:val="00446E95"/>
    <w:rsid w:val="004518EC"/>
    <w:rsid w:val="004538D4"/>
    <w:rsid w:val="004546D6"/>
    <w:rsid w:val="00457C04"/>
    <w:rsid w:val="00460CC7"/>
    <w:rsid w:val="00461A61"/>
    <w:rsid w:val="00461F7D"/>
    <w:rsid w:val="0046246B"/>
    <w:rsid w:val="0046285A"/>
    <w:rsid w:val="00462A2B"/>
    <w:rsid w:val="00462BC0"/>
    <w:rsid w:val="004651F0"/>
    <w:rsid w:val="004653C3"/>
    <w:rsid w:val="00465A69"/>
    <w:rsid w:val="00467E50"/>
    <w:rsid w:val="004717B5"/>
    <w:rsid w:val="00475919"/>
    <w:rsid w:val="00477293"/>
    <w:rsid w:val="0048107D"/>
    <w:rsid w:val="00481144"/>
    <w:rsid w:val="0048302A"/>
    <w:rsid w:val="00487C46"/>
    <w:rsid w:val="00490263"/>
    <w:rsid w:val="00490DD7"/>
    <w:rsid w:val="00492CF4"/>
    <w:rsid w:val="00493355"/>
    <w:rsid w:val="00495CE9"/>
    <w:rsid w:val="00496A47"/>
    <w:rsid w:val="00496ACE"/>
    <w:rsid w:val="00496CF7"/>
    <w:rsid w:val="004A0DBE"/>
    <w:rsid w:val="004A38D3"/>
    <w:rsid w:val="004A441A"/>
    <w:rsid w:val="004A4C73"/>
    <w:rsid w:val="004B054A"/>
    <w:rsid w:val="004B0E0A"/>
    <w:rsid w:val="004B1156"/>
    <w:rsid w:val="004B132A"/>
    <w:rsid w:val="004B1989"/>
    <w:rsid w:val="004B1C4E"/>
    <w:rsid w:val="004B24A6"/>
    <w:rsid w:val="004B2C97"/>
    <w:rsid w:val="004C2DC2"/>
    <w:rsid w:val="004C4044"/>
    <w:rsid w:val="004C551F"/>
    <w:rsid w:val="004C565F"/>
    <w:rsid w:val="004C5699"/>
    <w:rsid w:val="004C6125"/>
    <w:rsid w:val="004D1FED"/>
    <w:rsid w:val="004D292C"/>
    <w:rsid w:val="004D3FDF"/>
    <w:rsid w:val="004D4C7B"/>
    <w:rsid w:val="004D5449"/>
    <w:rsid w:val="004D5600"/>
    <w:rsid w:val="004D6084"/>
    <w:rsid w:val="004D6196"/>
    <w:rsid w:val="004E00FD"/>
    <w:rsid w:val="004E1AA1"/>
    <w:rsid w:val="004E443B"/>
    <w:rsid w:val="004E6650"/>
    <w:rsid w:val="004E740C"/>
    <w:rsid w:val="004F219D"/>
    <w:rsid w:val="004F53A7"/>
    <w:rsid w:val="004F7A89"/>
    <w:rsid w:val="00502AD0"/>
    <w:rsid w:val="00502EB5"/>
    <w:rsid w:val="005030CA"/>
    <w:rsid w:val="005035F0"/>
    <w:rsid w:val="00503F87"/>
    <w:rsid w:val="005078CE"/>
    <w:rsid w:val="00513597"/>
    <w:rsid w:val="00515E1A"/>
    <w:rsid w:val="00517325"/>
    <w:rsid w:val="0052074D"/>
    <w:rsid w:val="005210D9"/>
    <w:rsid w:val="005224BA"/>
    <w:rsid w:val="005324BC"/>
    <w:rsid w:val="00536A95"/>
    <w:rsid w:val="005374E1"/>
    <w:rsid w:val="005423E5"/>
    <w:rsid w:val="005437EC"/>
    <w:rsid w:val="00544873"/>
    <w:rsid w:val="00544C3E"/>
    <w:rsid w:val="00545343"/>
    <w:rsid w:val="00545CD3"/>
    <w:rsid w:val="00552176"/>
    <w:rsid w:val="0055373A"/>
    <w:rsid w:val="0055444C"/>
    <w:rsid w:val="005603F2"/>
    <w:rsid w:val="00560914"/>
    <w:rsid w:val="0056350A"/>
    <w:rsid w:val="00563F23"/>
    <w:rsid w:val="0056412F"/>
    <w:rsid w:val="00567916"/>
    <w:rsid w:val="00567FFB"/>
    <w:rsid w:val="00572088"/>
    <w:rsid w:val="00575D6C"/>
    <w:rsid w:val="00576F33"/>
    <w:rsid w:val="00577D65"/>
    <w:rsid w:val="0058268D"/>
    <w:rsid w:val="00584BD9"/>
    <w:rsid w:val="00586F93"/>
    <w:rsid w:val="0059006E"/>
    <w:rsid w:val="00590585"/>
    <w:rsid w:val="005929AE"/>
    <w:rsid w:val="00595CD4"/>
    <w:rsid w:val="005963DD"/>
    <w:rsid w:val="00596B04"/>
    <w:rsid w:val="005A0306"/>
    <w:rsid w:val="005A03B2"/>
    <w:rsid w:val="005A6477"/>
    <w:rsid w:val="005A75EF"/>
    <w:rsid w:val="005A7D2F"/>
    <w:rsid w:val="005B1901"/>
    <w:rsid w:val="005B3475"/>
    <w:rsid w:val="005B4386"/>
    <w:rsid w:val="005B5B84"/>
    <w:rsid w:val="005C17D7"/>
    <w:rsid w:val="005C4C0A"/>
    <w:rsid w:val="005C667A"/>
    <w:rsid w:val="005D2754"/>
    <w:rsid w:val="005D2BBB"/>
    <w:rsid w:val="005D431F"/>
    <w:rsid w:val="005D4C80"/>
    <w:rsid w:val="005D5293"/>
    <w:rsid w:val="005D6E88"/>
    <w:rsid w:val="005D710B"/>
    <w:rsid w:val="005E1194"/>
    <w:rsid w:val="005E1829"/>
    <w:rsid w:val="005E3460"/>
    <w:rsid w:val="005E395B"/>
    <w:rsid w:val="005E44A3"/>
    <w:rsid w:val="005E5337"/>
    <w:rsid w:val="005E6620"/>
    <w:rsid w:val="005E6947"/>
    <w:rsid w:val="005E7F7A"/>
    <w:rsid w:val="005F096E"/>
    <w:rsid w:val="005F20B8"/>
    <w:rsid w:val="005F26DF"/>
    <w:rsid w:val="005F5A7E"/>
    <w:rsid w:val="005F6785"/>
    <w:rsid w:val="00603F86"/>
    <w:rsid w:val="00604BEB"/>
    <w:rsid w:val="006107FF"/>
    <w:rsid w:val="00611340"/>
    <w:rsid w:val="0061202A"/>
    <w:rsid w:val="00613720"/>
    <w:rsid w:val="0061716B"/>
    <w:rsid w:val="00617CA0"/>
    <w:rsid w:val="00621562"/>
    <w:rsid w:val="00625480"/>
    <w:rsid w:val="0062645E"/>
    <w:rsid w:val="006265A2"/>
    <w:rsid w:val="00626841"/>
    <w:rsid w:val="0062726F"/>
    <w:rsid w:val="0062744F"/>
    <w:rsid w:val="00630029"/>
    <w:rsid w:val="00630AD2"/>
    <w:rsid w:val="00631D7D"/>
    <w:rsid w:val="00635EDE"/>
    <w:rsid w:val="0063661D"/>
    <w:rsid w:val="006435E3"/>
    <w:rsid w:val="00646B4F"/>
    <w:rsid w:val="00647624"/>
    <w:rsid w:val="00652B1F"/>
    <w:rsid w:val="00653103"/>
    <w:rsid w:val="00654CC1"/>
    <w:rsid w:val="00656C97"/>
    <w:rsid w:val="00660536"/>
    <w:rsid w:val="00664EAF"/>
    <w:rsid w:val="006667FA"/>
    <w:rsid w:val="00667E3E"/>
    <w:rsid w:val="0067018C"/>
    <w:rsid w:val="0067150E"/>
    <w:rsid w:val="006728F6"/>
    <w:rsid w:val="00675ED3"/>
    <w:rsid w:val="0067658D"/>
    <w:rsid w:val="006777CB"/>
    <w:rsid w:val="0068275E"/>
    <w:rsid w:val="00682924"/>
    <w:rsid w:val="00683FAB"/>
    <w:rsid w:val="0068457A"/>
    <w:rsid w:val="00685548"/>
    <w:rsid w:val="00685B1C"/>
    <w:rsid w:val="0068660D"/>
    <w:rsid w:val="006915D4"/>
    <w:rsid w:val="0069248A"/>
    <w:rsid w:val="006925B3"/>
    <w:rsid w:val="00694418"/>
    <w:rsid w:val="00696168"/>
    <w:rsid w:val="006A06D1"/>
    <w:rsid w:val="006A46D7"/>
    <w:rsid w:val="006A4B2E"/>
    <w:rsid w:val="006B038A"/>
    <w:rsid w:val="006B1511"/>
    <w:rsid w:val="006B2B7D"/>
    <w:rsid w:val="006B2CD0"/>
    <w:rsid w:val="006B3093"/>
    <w:rsid w:val="006B33A3"/>
    <w:rsid w:val="006B33EF"/>
    <w:rsid w:val="006B35EF"/>
    <w:rsid w:val="006B4925"/>
    <w:rsid w:val="006B4D3E"/>
    <w:rsid w:val="006C42B4"/>
    <w:rsid w:val="006C5F14"/>
    <w:rsid w:val="006C61BE"/>
    <w:rsid w:val="006C7A9A"/>
    <w:rsid w:val="006D1C35"/>
    <w:rsid w:val="006D4726"/>
    <w:rsid w:val="006D4C41"/>
    <w:rsid w:val="006D55AD"/>
    <w:rsid w:val="006E5530"/>
    <w:rsid w:val="006E6EF2"/>
    <w:rsid w:val="006E7019"/>
    <w:rsid w:val="006F1362"/>
    <w:rsid w:val="006F57A4"/>
    <w:rsid w:val="006F61EA"/>
    <w:rsid w:val="006F7050"/>
    <w:rsid w:val="006F72A6"/>
    <w:rsid w:val="0070044E"/>
    <w:rsid w:val="00700B7E"/>
    <w:rsid w:val="00703A0D"/>
    <w:rsid w:val="00704A9F"/>
    <w:rsid w:val="00707F6F"/>
    <w:rsid w:val="00711EA0"/>
    <w:rsid w:val="00712A0C"/>
    <w:rsid w:val="007147B5"/>
    <w:rsid w:val="00714A45"/>
    <w:rsid w:val="00717AA4"/>
    <w:rsid w:val="007222A1"/>
    <w:rsid w:val="00735497"/>
    <w:rsid w:val="00735610"/>
    <w:rsid w:val="0073717A"/>
    <w:rsid w:val="00743018"/>
    <w:rsid w:val="0074325C"/>
    <w:rsid w:val="007434F4"/>
    <w:rsid w:val="00744FF9"/>
    <w:rsid w:val="00745305"/>
    <w:rsid w:val="00750E06"/>
    <w:rsid w:val="00753E3B"/>
    <w:rsid w:val="0075437E"/>
    <w:rsid w:val="00755E84"/>
    <w:rsid w:val="00756659"/>
    <w:rsid w:val="00757374"/>
    <w:rsid w:val="00763D6B"/>
    <w:rsid w:val="007648A0"/>
    <w:rsid w:val="00765612"/>
    <w:rsid w:val="00765D7F"/>
    <w:rsid w:val="007736FF"/>
    <w:rsid w:val="00777410"/>
    <w:rsid w:val="00781342"/>
    <w:rsid w:val="00782965"/>
    <w:rsid w:val="0078455F"/>
    <w:rsid w:val="0078769C"/>
    <w:rsid w:val="007902CA"/>
    <w:rsid w:val="0079047F"/>
    <w:rsid w:val="007912E1"/>
    <w:rsid w:val="00791537"/>
    <w:rsid w:val="00792317"/>
    <w:rsid w:val="007944E6"/>
    <w:rsid w:val="007950BC"/>
    <w:rsid w:val="007A2B74"/>
    <w:rsid w:val="007A768B"/>
    <w:rsid w:val="007B1765"/>
    <w:rsid w:val="007B2B3E"/>
    <w:rsid w:val="007B31E7"/>
    <w:rsid w:val="007C2A3C"/>
    <w:rsid w:val="007C5ED7"/>
    <w:rsid w:val="007C7C94"/>
    <w:rsid w:val="007D132B"/>
    <w:rsid w:val="007D1445"/>
    <w:rsid w:val="007D49C8"/>
    <w:rsid w:val="007D4F63"/>
    <w:rsid w:val="007D5BA7"/>
    <w:rsid w:val="007E0F70"/>
    <w:rsid w:val="007E52F9"/>
    <w:rsid w:val="007E667C"/>
    <w:rsid w:val="007E7AF9"/>
    <w:rsid w:val="007F0E31"/>
    <w:rsid w:val="007F3546"/>
    <w:rsid w:val="007F4D36"/>
    <w:rsid w:val="007F5143"/>
    <w:rsid w:val="007F6EA7"/>
    <w:rsid w:val="00800988"/>
    <w:rsid w:val="00801C63"/>
    <w:rsid w:val="00802A54"/>
    <w:rsid w:val="00806D91"/>
    <w:rsid w:val="0081150C"/>
    <w:rsid w:val="00811F3F"/>
    <w:rsid w:val="00812C59"/>
    <w:rsid w:val="00821928"/>
    <w:rsid w:val="00823AA4"/>
    <w:rsid w:val="008308FE"/>
    <w:rsid w:val="00830F88"/>
    <w:rsid w:val="0083178E"/>
    <w:rsid w:val="00835C53"/>
    <w:rsid w:val="00836123"/>
    <w:rsid w:val="008364A5"/>
    <w:rsid w:val="00836743"/>
    <w:rsid w:val="008379D7"/>
    <w:rsid w:val="008404F1"/>
    <w:rsid w:val="00840A05"/>
    <w:rsid w:val="00841452"/>
    <w:rsid w:val="0084151E"/>
    <w:rsid w:val="0084163D"/>
    <w:rsid w:val="008431C9"/>
    <w:rsid w:val="00843AE6"/>
    <w:rsid w:val="00844EFD"/>
    <w:rsid w:val="0084514D"/>
    <w:rsid w:val="00850F66"/>
    <w:rsid w:val="008525BF"/>
    <w:rsid w:val="00852C85"/>
    <w:rsid w:val="00860582"/>
    <w:rsid w:val="00861648"/>
    <w:rsid w:val="008655D6"/>
    <w:rsid w:val="008750D1"/>
    <w:rsid w:val="00875124"/>
    <w:rsid w:val="008765C7"/>
    <w:rsid w:val="00876EA2"/>
    <w:rsid w:val="00877649"/>
    <w:rsid w:val="0088149D"/>
    <w:rsid w:val="00890D8F"/>
    <w:rsid w:val="00892F0B"/>
    <w:rsid w:val="0089538B"/>
    <w:rsid w:val="008953F8"/>
    <w:rsid w:val="00896963"/>
    <w:rsid w:val="00896A1B"/>
    <w:rsid w:val="008A333C"/>
    <w:rsid w:val="008A4789"/>
    <w:rsid w:val="008A47FF"/>
    <w:rsid w:val="008A4DEA"/>
    <w:rsid w:val="008A7735"/>
    <w:rsid w:val="008B0107"/>
    <w:rsid w:val="008B06AB"/>
    <w:rsid w:val="008B11F7"/>
    <w:rsid w:val="008B3C60"/>
    <w:rsid w:val="008B5629"/>
    <w:rsid w:val="008C1B56"/>
    <w:rsid w:val="008C37B6"/>
    <w:rsid w:val="008C4649"/>
    <w:rsid w:val="008C5632"/>
    <w:rsid w:val="008D1CFC"/>
    <w:rsid w:val="008D2194"/>
    <w:rsid w:val="008D415B"/>
    <w:rsid w:val="008D4297"/>
    <w:rsid w:val="008D7E4D"/>
    <w:rsid w:val="008E0FE0"/>
    <w:rsid w:val="008E1F27"/>
    <w:rsid w:val="008E390A"/>
    <w:rsid w:val="008E3A33"/>
    <w:rsid w:val="008E4D72"/>
    <w:rsid w:val="008E5B90"/>
    <w:rsid w:val="008E7BC2"/>
    <w:rsid w:val="008F0ACB"/>
    <w:rsid w:val="008F0F4A"/>
    <w:rsid w:val="008F2E15"/>
    <w:rsid w:val="008F79D0"/>
    <w:rsid w:val="00901735"/>
    <w:rsid w:val="00904771"/>
    <w:rsid w:val="009061B1"/>
    <w:rsid w:val="009122CE"/>
    <w:rsid w:val="009123C9"/>
    <w:rsid w:val="00916F72"/>
    <w:rsid w:val="00917FE4"/>
    <w:rsid w:val="009228D3"/>
    <w:rsid w:val="009264ED"/>
    <w:rsid w:val="00926A25"/>
    <w:rsid w:val="00926B42"/>
    <w:rsid w:val="009307DF"/>
    <w:rsid w:val="00930845"/>
    <w:rsid w:val="00930BBC"/>
    <w:rsid w:val="00934DFB"/>
    <w:rsid w:val="00936069"/>
    <w:rsid w:val="009448F9"/>
    <w:rsid w:val="00947431"/>
    <w:rsid w:val="0095042B"/>
    <w:rsid w:val="00954376"/>
    <w:rsid w:val="00955EAA"/>
    <w:rsid w:val="00956043"/>
    <w:rsid w:val="009567F2"/>
    <w:rsid w:val="00956EDE"/>
    <w:rsid w:val="009575DA"/>
    <w:rsid w:val="00963FC5"/>
    <w:rsid w:val="009658C5"/>
    <w:rsid w:val="009664A5"/>
    <w:rsid w:val="009677B9"/>
    <w:rsid w:val="00971210"/>
    <w:rsid w:val="00971449"/>
    <w:rsid w:val="00971D08"/>
    <w:rsid w:val="00972C7E"/>
    <w:rsid w:val="00974F28"/>
    <w:rsid w:val="009774A5"/>
    <w:rsid w:val="009776DF"/>
    <w:rsid w:val="009821B0"/>
    <w:rsid w:val="009828D5"/>
    <w:rsid w:val="00983DA8"/>
    <w:rsid w:val="00983F1D"/>
    <w:rsid w:val="00987ADC"/>
    <w:rsid w:val="00991274"/>
    <w:rsid w:val="009957CD"/>
    <w:rsid w:val="009A0DA5"/>
    <w:rsid w:val="009A1CC2"/>
    <w:rsid w:val="009A2C01"/>
    <w:rsid w:val="009B150F"/>
    <w:rsid w:val="009B2F51"/>
    <w:rsid w:val="009B6801"/>
    <w:rsid w:val="009B6B88"/>
    <w:rsid w:val="009B7A13"/>
    <w:rsid w:val="009C7557"/>
    <w:rsid w:val="009C7C2F"/>
    <w:rsid w:val="009D1237"/>
    <w:rsid w:val="009D4E3A"/>
    <w:rsid w:val="009D5F24"/>
    <w:rsid w:val="009D61B4"/>
    <w:rsid w:val="009D6482"/>
    <w:rsid w:val="009D760B"/>
    <w:rsid w:val="009E0FD8"/>
    <w:rsid w:val="009E7C36"/>
    <w:rsid w:val="009F16FA"/>
    <w:rsid w:val="009F3AB3"/>
    <w:rsid w:val="009F3CC0"/>
    <w:rsid w:val="009F3D5E"/>
    <w:rsid w:val="009F512E"/>
    <w:rsid w:val="009F6EF2"/>
    <w:rsid w:val="00A02268"/>
    <w:rsid w:val="00A035F0"/>
    <w:rsid w:val="00A04792"/>
    <w:rsid w:val="00A06D3B"/>
    <w:rsid w:val="00A116C9"/>
    <w:rsid w:val="00A11FB0"/>
    <w:rsid w:val="00A14B26"/>
    <w:rsid w:val="00A1539F"/>
    <w:rsid w:val="00A1795B"/>
    <w:rsid w:val="00A21112"/>
    <w:rsid w:val="00A2125A"/>
    <w:rsid w:val="00A23591"/>
    <w:rsid w:val="00A23D0C"/>
    <w:rsid w:val="00A2454E"/>
    <w:rsid w:val="00A25303"/>
    <w:rsid w:val="00A2532B"/>
    <w:rsid w:val="00A25D8A"/>
    <w:rsid w:val="00A30504"/>
    <w:rsid w:val="00A30D2F"/>
    <w:rsid w:val="00A32797"/>
    <w:rsid w:val="00A32B9A"/>
    <w:rsid w:val="00A32CAF"/>
    <w:rsid w:val="00A346EF"/>
    <w:rsid w:val="00A35BDB"/>
    <w:rsid w:val="00A35F76"/>
    <w:rsid w:val="00A36FE9"/>
    <w:rsid w:val="00A371B2"/>
    <w:rsid w:val="00A413EA"/>
    <w:rsid w:val="00A424E0"/>
    <w:rsid w:val="00A43432"/>
    <w:rsid w:val="00A43AAF"/>
    <w:rsid w:val="00A44EA6"/>
    <w:rsid w:val="00A45049"/>
    <w:rsid w:val="00A45267"/>
    <w:rsid w:val="00A46B55"/>
    <w:rsid w:val="00A51825"/>
    <w:rsid w:val="00A51D4A"/>
    <w:rsid w:val="00A52D88"/>
    <w:rsid w:val="00A53E0A"/>
    <w:rsid w:val="00A57BB9"/>
    <w:rsid w:val="00A606CC"/>
    <w:rsid w:val="00A60BDC"/>
    <w:rsid w:val="00A6117C"/>
    <w:rsid w:val="00A62DDB"/>
    <w:rsid w:val="00A6493B"/>
    <w:rsid w:val="00A6554F"/>
    <w:rsid w:val="00A658F7"/>
    <w:rsid w:val="00A70AC1"/>
    <w:rsid w:val="00A70F0D"/>
    <w:rsid w:val="00A70F3A"/>
    <w:rsid w:val="00A71312"/>
    <w:rsid w:val="00A7170C"/>
    <w:rsid w:val="00A71ACA"/>
    <w:rsid w:val="00A72B0B"/>
    <w:rsid w:val="00A73943"/>
    <w:rsid w:val="00A7716A"/>
    <w:rsid w:val="00A80C77"/>
    <w:rsid w:val="00A83A2E"/>
    <w:rsid w:val="00A8695E"/>
    <w:rsid w:val="00A90384"/>
    <w:rsid w:val="00A9175C"/>
    <w:rsid w:val="00A91AB8"/>
    <w:rsid w:val="00A94892"/>
    <w:rsid w:val="00A9522E"/>
    <w:rsid w:val="00A969A2"/>
    <w:rsid w:val="00A973A7"/>
    <w:rsid w:val="00A975DF"/>
    <w:rsid w:val="00AA00A4"/>
    <w:rsid w:val="00AA0DA2"/>
    <w:rsid w:val="00AA14EA"/>
    <w:rsid w:val="00AA2AE0"/>
    <w:rsid w:val="00AA36FD"/>
    <w:rsid w:val="00AA5923"/>
    <w:rsid w:val="00AA7ACF"/>
    <w:rsid w:val="00AB155B"/>
    <w:rsid w:val="00AB1B6E"/>
    <w:rsid w:val="00AB4D33"/>
    <w:rsid w:val="00AB6B95"/>
    <w:rsid w:val="00AC249D"/>
    <w:rsid w:val="00AC284C"/>
    <w:rsid w:val="00AC5A3C"/>
    <w:rsid w:val="00AC667C"/>
    <w:rsid w:val="00AC6DA6"/>
    <w:rsid w:val="00AD06C1"/>
    <w:rsid w:val="00AD0875"/>
    <w:rsid w:val="00AD2CB6"/>
    <w:rsid w:val="00AD4A72"/>
    <w:rsid w:val="00AE13A5"/>
    <w:rsid w:val="00AE47EA"/>
    <w:rsid w:val="00AE60F1"/>
    <w:rsid w:val="00AE7751"/>
    <w:rsid w:val="00AE7F14"/>
    <w:rsid w:val="00AF2736"/>
    <w:rsid w:val="00B03CE4"/>
    <w:rsid w:val="00B048F5"/>
    <w:rsid w:val="00B05463"/>
    <w:rsid w:val="00B079C3"/>
    <w:rsid w:val="00B07EBE"/>
    <w:rsid w:val="00B1015B"/>
    <w:rsid w:val="00B1022E"/>
    <w:rsid w:val="00B1127E"/>
    <w:rsid w:val="00B11454"/>
    <w:rsid w:val="00B134B3"/>
    <w:rsid w:val="00B14F25"/>
    <w:rsid w:val="00B1788F"/>
    <w:rsid w:val="00B214F5"/>
    <w:rsid w:val="00B2296B"/>
    <w:rsid w:val="00B23331"/>
    <w:rsid w:val="00B24AD2"/>
    <w:rsid w:val="00B26B88"/>
    <w:rsid w:val="00B30EBF"/>
    <w:rsid w:val="00B34388"/>
    <w:rsid w:val="00B35DFD"/>
    <w:rsid w:val="00B36499"/>
    <w:rsid w:val="00B40050"/>
    <w:rsid w:val="00B433FA"/>
    <w:rsid w:val="00B45F68"/>
    <w:rsid w:val="00B5320D"/>
    <w:rsid w:val="00B55067"/>
    <w:rsid w:val="00B56615"/>
    <w:rsid w:val="00B5717E"/>
    <w:rsid w:val="00B57D75"/>
    <w:rsid w:val="00B61888"/>
    <w:rsid w:val="00B66520"/>
    <w:rsid w:val="00B66573"/>
    <w:rsid w:val="00B8052C"/>
    <w:rsid w:val="00B81DE8"/>
    <w:rsid w:val="00B83B22"/>
    <w:rsid w:val="00B86363"/>
    <w:rsid w:val="00B909F0"/>
    <w:rsid w:val="00B91275"/>
    <w:rsid w:val="00B96699"/>
    <w:rsid w:val="00B96821"/>
    <w:rsid w:val="00BA0E7C"/>
    <w:rsid w:val="00BA120D"/>
    <w:rsid w:val="00BA16F0"/>
    <w:rsid w:val="00BA6E0C"/>
    <w:rsid w:val="00BA712B"/>
    <w:rsid w:val="00BB0B8D"/>
    <w:rsid w:val="00BB108D"/>
    <w:rsid w:val="00BB172B"/>
    <w:rsid w:val="00BB7BC4"/>
    <w:rsid w:val="00BC0172"/>
    <w:rsid w:val="00BC32C7"/>
    <w:rsid w:val="00BC3D52"/>
    <w:rsid w:val="00BC4D33"/>
    <w:rsid w:val="00BC5C62"/>
    <w:rsid w:val="00BC69B9"/>
    <w:rsid w:val="00BD4659"/>
    <w:rsid w:val="00BE0333"/>
    <w:rsid w:val="00BE2F23"/>
    <w:rsid w:val="00BE3780"/>
    <w:rsid w:val="00BE3BB2"/>
    <w:rsid w:val="00BF0C54"/>
    <w:rsid w:val="00C01FAD"/>
    <w:rsid w:val="00C04116"/>
    <w:rsid w:val="00C0438B"/>
    <w:rsid w:val="00C04DF7"/>
    <w:rsid w:val="00C13FA8"/>
    <w:rsid w:val="00C14933"/>
    <w:rsid w:val="00C203E2"/>
    <w:rsid w:val="00C20C81"/>
    <w:rsid w:val="00C232D2"/>
    <w:rsid w:val="00C27C6A"/>
    <w:rsid w:val="00C305BF"/>
    <w:rsid w:val="00C31ECB"/>
    <w:rsid w:val="00C33395"/>
    <w:rsid w:val="00C368AB"/>
    <w:rsid w:val="00C37146"/>
    <w:rsid w:val="00C400A3"/>
    <w:rsid w:val="00C4037E"/>
    <w:rsid w:val="00C4201F"/>
    <w:rsid w:val="00C44484"/>
    <w:rsid w:val="00C44876"/>
    <w:rsid w:val="00C449B6"/>
    <w:rsid w:val="00C47914"/>
    <w:rsid w:val="00C50FEC"/>
    <w:rsid w:val="00C517BF"/>
    <w:rsid w:val="00C5235B"/>
    <w:rsid w:val="00C546CE"/>
    <w:rsid w:val="00C61026"/>
    <w:rsid w:val="00C61265"/>
    <w:rsid w:val="00C63081"/>
    <w:rsid w:val="00C63930"/>
    <w:rsid w:val="00C65721"/>
    <w:rsid w:val="00C65ED0"/>
    <w:rsid w:val="00C72874"/>
    <w:rsid w:val="00C7465F"/>
    <w:rsid w:val="00C7635E"/>
    <w:rsid w:val="00C76E2F"/>
    <w:rsid w:val="00C80B30"/>
    <w:rsid w:val="00C811F1"/>
    <w:rsid w:val="00C840C7"/>
    <w:rsid w:val="00C85C4A"/>
    <w:rsid w:val="00C8619C"/>
    <w:rsid w:val="00C874BF"/>
    <w:rsid w:val="00C87CD2"/>
    <w:rsid w:val="00C87DD3"/>
    <w:rsid w:val="00C927E0"/>
    <w:rsid w:val="00C932C9"/>
    <w:rsid w:val="00C946A0"/>
    <w:rsid w:val="00C9687C"/>
    <w:rsid w:val="00C969BD"/>
    <w:rsid w:val="00CA2C9D"/>
    <w:rsid w:val="00CA2EB1"/>
    <w:rsid w:val="00CA6A07"/>
    <w:rsid w:val="00CA793F"/>
    <w:rsid w:val="00CB0D84"/>
    <w:rsid w:val="00CB29C5"/>
    <w:rsid w:val="00CB3DAE"/>
    <w:rsid w:val="00CB4DA1"/>
    <w:rsid w:val="00CB5987"/>
    <w:rsid w:val="00CB71EA"/>
    <w:rsid w:val="00CC0949"/>
    <w:rsid w:val="00CC193F"/>
    <w:rsid w:val="00CC5DBE"/>
    <w:rsid w:val="00CD0753"/>
    <w:rsid w:val="00CD10C1"/>
    <w:rsid w:val="00CD3287"/>
    <w:rsid w:val="00CD3A26"/>
    <w:rsid w:val="00CD48D3"/>
    <w:rsid w:val="00CD4F6C"/>
    <w:rsid w:val="00CD72E2"/>
    <w:rsid w:val="00CD73CD"/>
    <w:rsid w:val="00CE1C4A"/>
    <w:rsid w:val="00CE3498"/>
    <w:rsid w:val="00CE4BC5"/>
    <w:rsid w:val="00CE6638"/>
    <w:rsid w:val="00CF103E"/>
    <w:rsid w:val="00CF1273"/>
    <w:rsid w:val="00CF2409"/>
    <w:rsid w:val="00CF2754"/>
    <w:rsid w:val="00CF3D50"/>
    <w:rsid w:val="00CF7DEB"/>
    <w:rsid w:val="00D00A95"/>
    <w:rsid w:val="00D01333"/>
    <w:rsid w:val="00D05280"/>
    <w:rsid w:val="00D05332"/>
    <w:rsid w:val="00D05730"/>
    <w:rsid w:val="00D06210"/>
    <w:rsid w:val="00D06B74"/>
    <w:rsid w:val="00D11379"/>
    <w:rsid w:val="00D141BC"/>
    <w:rsid w:val="00D14348"/>
    <w:rsid w:val="00D14BE1"/>
    <w:rsid w:val="00D1638A"/>
    <w:rsid w:val="00D21E5C"/>
    <w:rsid w:val="00D234AA"/>
    <w:rsid w:val="00D27EE6"/>
    <w:rsid w:val="00D310FD"/>
    <w:rsid w:val="00D342E4"/>
    <w:rsid w:val="00D35915"/>
    <w:rsid w:val="00D374A8"/>
    <w:rsid w:val="00D403D4"/>
    <w:rsid w:val="00D40D1A"/>
    <w:rsid w:val="00D41459"/>
    <w:rsid w:val="00D423A6"/>
    <w:rsid w:val="00D4253E"/>
    <w:rsid w:val="00D450DD"/>
    <w:rsid w:val="00D51CF7"/>
    <w:rsid w:val="00D523CE"/>
    <w:rsid w:val="00D53398"/>
    <w:rsid w:val="00D5354A"/>
    <w:rsid w:val="00D544C4"/>
    <w:rsid w:val="00D54CEB"/>
    <w:rsid w:val="00D55023"/>
    <w:rsid w:val="00D60721"/>
    <w:rsid w:val="00D617BA"/>
    <w:rsid w:val="00D649EE"/>
    <w:rsid w:val="00D66111"/>
    <w:rsid w:val="00D671A3"/>
    <w:rsid w:val="00D7026D"/>
    <w:rsid w:val="00D73E2E"/>
    <w:rsid w:val="00D763E1"/>
    <w:rsid w:val="00D80613"/>
    <w:rsid w:val="00D80BC1"/>
    <w:rsid w:val="00D81221"/>
    <w:rsid w:val="00D84FD1"/>
    <w:rsid w:val="00D8523C"/>
    <w:rsid w:val="00D90D02"/>
    <w:rsid w:val="00D9106E"/>
    <w:rsid w:val="00D927AD"/>
    <w:rsid w:val="00D928B5"/>
    <w:rsid w:val="00D929E6"/>
    <w:rsid w:val="00D94251"/>
    <w:rsid w:val="00D95EE3"/>
    <w:rsid w:val="00DA11C7"/>
    <w:rsid w:val="00DA16BF"/>
    <w:rsid w:val="00DA207C"/>
    <w:rsid w:val="00DA26A3"/>
    <w:rsid w:val="00DA2CA5"/>
    <w:rsid w:val="00DA432A"/>
    <w:rsid w:val="00DA5693"/>
    <w:rsid w:val="00DA5A7E"/>
    <w:rsid w:val="00DA6C54"/>
    <w:rsid w:val="00DA7BF0"/>
    <w:rsid w:val="00DB06B9"/>
    <w:rsid w:val="00DC0484"/>
    <w:rsid w:val="00DC0553"/>
    <w:rsid w:val="00DC2D12"/>
    <w:rsid w:val="00DC39B1"/>
    <w:rsid w:val="00DC53A3"/>
    <w:rsid w:val="00DC5CF1"/>
    <w:rsid w:val="00DC7654"/>
    <w:rsid w:val="00DD113E"/>
    <w:rsid w:val="00DD32E0"/>
    <w:rsid w:val="00DD432D"/>
    <w:rsid w:val="00DE0B45"/>
    <w:rsid w:val="00DE3A70"/>
    <w:rsid w:val="00DE43AA"/>
    <w:rsid w:val="00DE54F8"/>
    <w:rsid w:val="00DE6517"/>
    <w:rsid w:val="00DE6AE1"/>
    <w:rsid w:val="00DF4613"/>
    <w:rsid w:val="00DF51AD"/>
    <w:rsid w:val="00E01E10"/>
    <w:rsid w:val="00E04B8A"/>
    <w:rsid w:val="00E052B2"/>
    <w:rsid w:val="00E05A7B"/>
    <w:rsid w:val="00E05DEE"/>
    <w:rsid w:val="00E0761F"/>
    <w:rsid w:val="00E10E23"/>
    <w:rsid w:val="00E11244"/>
    <w:rsid w:val="00E1259C"/>
    <w:rsid w:val="00E1342F"/>
    <w:rsid w:val="00E16055"/>
    <w:rsid w:val="00E1627B"/>
    <w:rsid w:val="00E1661D"/>
    <w:rsid w:val="00E17EA1"/>
    <w:rsid w:val="00E20986"/>
    <w:rsid w:val="00E2127D"/>
    <w:rsid w:val="00E2225B"/>
    <w:rsid w:val="00E22B85"/>
    <w:rsid w:val="00E22D2E"/>
    <w:rsid w:val="00E230D8"/>
    <w:rsid w:val="00E271FE"/>
    <w:rsid w:val="00E31BAC"/>
    <w:rsid w:val="00E322A9"/>
    <w:rsid w:val="00E32C56"/>
    <w:rsid w:val="00E35A1B"/>
    <w:rsid w:val="00E37388"/>
    <w:rsid w:val="00E400A7"/>
    <w:rsid w:val="00E467E2"/>
    <w:rsid w:val="00E47AAA"/>
    <w:rsid w:val="00E47E2F"/>
    <w:rsid w:val="00E501F1"/>
    <w:rsid w:val="00E5068E"/>
    <w:rsid w:val="00E508FB"/>
    <w:rsid w:val="00E50961"/>
    <w:rsid w:val="00E5236F"/>
    <w:rsid w:val="00E52455"/>
    <w:rsid w:val="00E55D6A"/>
    <w:rsid w:val="00E5691B"/>
    <w:rsid w:val="00E57A3C"/>
    <w:rsid w:val="00E64215"/>
    <w:rsid w:val="00E67334"/>
    <w:rsid w:val="00E67F43"/>
    <w:rsid w:val="00E71091"/>
    <w:rsid w:val="00E75051"/>
    <w:rsid w:val="00E750F1"/>
    <w:rsid w:val="00E75ACF"/>
    <w:rsid w:val="00E75E0B"/>
    <w:rsid w:val="00E76527"/>
    <w:rsid w:val="00E77767"/>
    <w:rsid w:val="00E779C7"/>
    <w:rsid w:val="00E806DF"/>
    <w:rsid w:val="00E81967"/>
    <w:rsid w:val="00E832DE"/>
    <w:rsid w:val="00E863A5"/>
    <w:rsid w:val="00E93B19"/>
    <w:rsid w:val="00E942A6"/>
    <w:rsid w:val="00E943BB"/>
    <w:rsid w:val="00E94B5F"/>
    <w:rsid w:val="00E97F90"/>
    <w:rsid w:val="00EA04E0"/>
    <w:rsid w:val="00EA1457"/>
    <w:rsid w:val="00EA2AEE"/>
    <w:rsid w:val="00EA55DE"/>
    <w:rsid w:val="00EA7225"/>
    <w:rsid w:val="00EA7A0A"/>
    <w:rsid w:val="00EB0CCB"/>
    <w:rsid w:val="00EB1634"/>
    <w:rsid w:val="00EB2101"/>
    <w:rsid w:val="00EB291A"/>
    <w:rsid w:val="00EB2E0E"/>
    <w:rsid w:val="00EB40D8"/>
    <w:rsid w:val="00EB7BEE"/>
    <w:rsid w:val="00EC2CBD"/>
    <w:rsid w:val="00EC5158"/>
    <w:rsid w:val="00EC5D2E"/>
    <w:rsid w:val="00ED0935"/>
    <w:rsid w:val="00ED0A41"/>
    <w:rsid w:val="00ED1989"/>
    <w:rsid w:val="00ED2A9B"/>
    <w:rsid w:val="00ED3B2F"/>
    <w:rsid w:val="00ED5A5C"/>
    <w:rsid w:val="00ED6D10"/>
    <w:rsid w:val="00EE086A"/>
    <w:rsid w:val="00EE13E4"/>
    <w:rsid w:val="00EE47EA"/>
    <w:rsid w:val="00EE4D15"/>
    <w:rsid w:val="00EE55C1"/>
    <w:rsid w:val="00EE6F91"/>
    <w:rsid w:val="00EF1944"/>
    <w:rsid w:val="00EF22BF"/>
    <w:rsid w:val="00EF305D"/>
    <w:rsid w:val="00EF40DB"/>
    <w:rsid w:val="00EF4909"/>
    <w:rsid w:val="00EF6FA1"/>
    <w:rsid w:val="00EF773D"/>
    <w:rsid w:val="00F022BC"/>
    <w:rsid w:val="00F05517"/>
    <w:rsid w:val="00F07B32"/>
    <w:rsid w:val="00F132BD"/>
    <w:rsid w:val="00F164C6"/>
    <w:rsid w:val="00F16724"/>
    <w:rsid w:val="00F1715C"/>
    <w:rsid w:val="00F17A8A"/>
    <w:rsid w:val="00F208DF"/>
    <w:rsid w:val="00F21A79"/>
    <w:rsid w:val="00F22E3A"/>
    <w:rsid w:val="00F273B8"/>
    <w:rsid w:val="00F305FC"/>
    <w:rsid w:val="00F33D94"/>
    <w:rsid w:val="00F341C5"/>
    <w:rsid w:val="00F36B85"/>
    <w:rsid w:val="00F372B4"/>
    <w:rsid w:val="00F429B4"/>
    <w:rsid w:val="00F42D89"/>
    <w:rsid w:val="00F463BE"/>
    <w:rsid w:val="00F47350"/>
    <w:rsid w:val="00F47A63"/>
    <w:rsid w:val="00F51378"/>
    <w:rsid w:val="00F52DC6"/>
    <w:rsid w:val="00F55286"/>
    <w:rsid w:val="00F55568"/>
    <w:rsid w:val="00F56372"/>
    <w:rsid w:val="00F61A52"/>
    <w:rsid w:val="00F63007"/>
    <w:rsid w:val="00F63648"/>
    <w:rsid w:val="00F638D4"/>
    <w:rsid w:val="00F63F54"/>
    <w:rsid w:val="00F65304"/>
    <w:rsid w:val="00F72080"/>
    <w:rsid w:val="00F741F1"/>
    <w:rsid w:val="00F74788"/>
    <w:rsid w:val="00F75D88"/>
    <w:rsid w:val="00F76885"/>
    <w:rsid w:val="00F8107E"/>
    <w:rsid w:val="00F83E0B"/>
    <w:rsid w:val="00F862A6"/>
    <w:rsid w:val="00F87252"/>
    <w:rsid w:val="00F9155D"/>
    <w:rsid w:val="00F92EC9"/>
    <w:rsid w:val="00F9570D"/>
    <w:rsid w:val="00F96065"/>
    <w:rsid w:val="00FA144C"/>
    <w:rsid w:val="00FA1E71"/>
    <w:rsid w:val="00FA22BB"/>
    <w:rsid w:val="00FA3933"/>
    <w:rsid w:val="00FA5E73"/>
    <w:rsid w:val="00FA6CEE"/>
    <w:rsid w:val="00FB1277"/>
    <w:rsid w:val="00FB2B77"/>
    <w:rsid w:val="00FB4497"/>
    <w:rsid w:val="00FC0109"/>
    <w:rsid w:val="00FC11A9"/>
    <w:rsid w:val="00FC2969"/>
    <w:rsid w:val="00FC2BB9"/>
    <w:rsid w:val="00FC4DE9"/>
    <w:rsid w:val="00FC6CF8"/>
    <w:rsid w:val="00FD049E"/>
    <w:rsid w:val="00FD1718"/>
    <w:rsid w:val="00FD232F"/>
    <w:rsid w:val="00FD31E3"/>
    <w:rsid w:val="00FD4647"/>
    <w:rsid w:val="00FD483D"/>
    <w:rsid w:val="00FD5B6D"/>
    <w:rsid w:val="00FE0A48"/>
    <w:rsid w:val="00FF0D32"/>
    <w:rsid w:val="00FF2314"/>
    <w:rsid w:val="00FF2C25"/>
    <w:rsid w:val="00FF4248"/>
    <w:rsid w:val="00FF4500"/>
    <w:rsid w:val="00FF569B"/>
    <w:rsid w:val="01D152A8"/>
    <w:rsid w:val="02120527"/>
    <w:rsid w:val="02FA559D"/>
    <w:rsid w:val="04093444"/>
    <w:rsid w:val="051670C6"/>
    <w:rsid w:val="058B5394"/>
    <w:rsid w:val="07340F30"/>
    <w:rsid w:val="078A43E5"/>
    <w:rsid w:val="078E6FE3"/>
    <w:rsid w:val="07CC76FC"/>
    <w:rsid w:val="08596BCD"/>
    <w:rsid w:val="0895702F"/>
    <w:rsid w:val="0D3A63F7"/>
    <w:rsid w:val="0E7D4F8B"/>
    <w:rsid w:val="0F893070"/>
    <w:rsid w:val="10971872"/>
    <w:rsid w:val="12FD03A9"/>
    <w:rsid w:val="13A463FB"/>
    <w:rsid w:val="15B24D45"/>
    <w:rsid w:val="1684536E"/>
    <w:rsid w:val="170B678A"/>
    <w:rsid w:val="172C5571"/>
    <w:rsid w:val="17622078"/>
    <w:rsid w:val="17B704AC"/>
    <w:rsid w:val="17BC386F"/>
    <w:rsid w:val="181902E7"/>
    <w:rsid w:val="19207633"/>
    <w:rsid w:val="195970F8"/>
    <w:rsid w:val="19924EC5"/>
    <w:rsid w:val="1B500D54"/>
    <w:rsid w:val="1B9D38BD"/>
    <w:rsid w:val="1C1A7972"/>
    <w:rsid w:val="1E256308"/>
    <w:rsid w:val="200103DB"/>
    <w:rsid w:val="2119724B"/>
    <w:rsid w:val="21B52AC9"/>
    <w:rsid w:val="229F785C"/>
    <w:rsid w:val="235944CD"/>
    <w:rsid w:val="2417130C"/>
    <w:rsid w:val="265D7534"/>
    <w:rsid w:val="26EC0FC9"/>
    <w:rsid w:val="271F53BA"/>
    <w:rsid w:val="27B66415"/>
    <w:rsid w:val="298937F7"/>
    <w:rsid w:val="2A8148D3"/>
    <w:rsid w:val="2A9C0FE1"/>
    <w:rsid w:val="2BB93430"/>
    <w:rsid w:val="2C8065DF"/>
    <w:rsid w:val="2F836688"/>
    <w:rsid w:val="308F120A"/>
    <w:rsid w:val="309C4B4F"/>
    <w:rsid w:val="3271353A"/>
    <w:rsid w:val="34761214"/>
    <w:rsid w:val="37AF6698"/>
    <w:rsid w:val="37F6283A"/>
    <w:rsid w:val="3826047B"/>
    <w:rsid w:val="386A2011"/>
    <w:rsid w:val="38EF77E6"/>
    <w:rsid w:val="3A173856"/>
    <w:rsid w:val="3C4B1452"/>
    <w:rsid w:val="3CA977B8"/>
    <w:rsid w:val="3F386805"/>
    <w:rsid w:val="415330CF"/>
    <w:rsid w:val="43271A61"/>
    <w:rsid w:val="43336097"/>
    <w:rsid w:val="43767A8A"/>
    <w:rsid w:val="4388722A"/>
    <w:rsid w:val="44036807"/>
    <w:rsid w:val="44C30DC2"/>
    <w:rsid w:val="45725A27"/>
    <w:rsid w:val="458A2D65"/>
    <w:rsid w:val="45E32481"/>
    <w:rsid w:val="46654B66"/>
    <w:rsid w:val="474653BD"/>
    <w:rsid w:val="47861D7D"/>
    <w:rsid w:val="49F014F7"/>
    <w:rsid w:val="4B8E35F5"/>
    <w:rsid w:val="4D9E1AAF"/>
    <w:rsid w:val="4EF64C18"/>
    <w:rsid w:val="4F521CFA"/>
    <w:rsid w:val="4F9E2FA3"/>
    <w:rsid w:val="510E5B17"/>
    <w:rsid w:val="51CB2747"/>
    <w:rsid w:val="52FB460B"/>
    <w:rsid w:val="56336B82"/>
    <w:rsid w:val="58FD5B99"/>
    <w:rsid w:val="59E1199D"/>
    <w:rsid w:val="5CEC4DBA"/>
    <w:rsid w:val="5DC96BC6"/>
    <w:rsid w:val="5E085E20"/>
    <w:rsid w:val="5E327175"/>
    <w:rsid w:val="5EDF0E2C"/>
    <w:rsid w:val="5F345A0F"/>
    <w:rsid w:val="600B4B3D"/>
    <w:rsid w:val="60C45CB3"/>
    <w:rsid w:val="6119640D"/>
    <w:rsid w:val="6123612B"/>
    <w:rsid w:val="63CE407F"/>
    <w:rsid w:val="63FB7EA5"/>
    <w:rsid w:val="644A4D34"/>
    <w:rsid w:val="645A02BC"/>
    <w:rsid w:val="648C38DF"/>
    <w:rsid w:val="649E3CEB"/>
    <w:rsid w:val="65A67180"/>
    <w:rsid w:val="666A2A54"/>
    <w:rsid w:val="666A3F64"/>
    <w:rsid w:val="66F60598"/>
    <w:rsid w:val="67C20D27"/>
    <w:rsid w:val="682114E9"/>
    <w:rsid w:val="68D93544"/>
    <w:rsid w:val="6B5E41D4"/>
    <w:rsid w:val="6BD55B50"/>
    <w:rsid w:val="6D1F55C7"/>
    <w:rsid w:val="71E86DC8"/>
    <w:rsid w:val="720F4381"/>
    <w:rsid w:val="73B452D9"/>
    <w:rsid w:val="74385327"/>
    <w:rsid w:val="74D7003C"/>
    <w:rsid w:val="769B333A"/>
    <w:rsid w:val="77B63CFE"/>
    <w:rsid w:val="798058E5"/>
    <w:rsid w:val="79BD7ADA"/>
    <w:rsid w:val="7A792DD8"/>
    <w:rsid w:val="7AD04DF9"/>
    <w:rsid w:val="7B564F7B"/>
    <w:rsid w:val="7B58479C"/>
    <w:rsid w:val="7B6A4574"/>
    <w:rsid w:val="7B842C34"/>
    <w:rsid w:val="7BBF7B88"/>
    <w:rsid w:val="7C36211A"/>
    <w:rsid w:val="7E5224E8"/>
    <w:rsid w:val="7E70698C"/>
    <w:rsid w:val="7F290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semiHidden="0"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3"/>
    <w:next w:val="1"/>
    <w:link w:val="51"/>
    <w:qFormat/>
    <w:uiPriority w:val="0"/>
    <w:pPr>
      <w:numPr>
        <w:ilvl w:val="0"/>
        <w:numId w:val="1"/>
      </w:numPr>
      <w:tabs>
        <w:tab w:val="left" w:pos="377"/>
      </w:tabs>
      <w:spacing w:before="312" w:beforeLines="100" w:after="312" w:afterLines="100" w:line="240" w:lineRule="auto"/>
      <w:jc w:val="center"/>
      <w:outlineLvl w:val="0"/>
    </w:pPr>
    <w:rPr>
      <w:rFonts w:ascii="黑体" w:eastAsia="黑体"/>
      <w:bCs/>
      <w:kern w:val="44"/>
      <w:sz w:val="32"/>
      <w:szCs w:val="30"/>
    </w:rPr>
  </w:style>
  <w:style w:type="paragraph" w:styleId="5">
    <w:name w:val="heading 2"/>
    <w:basedOn w:val="1"/>
    <w:next w:val="1"/>
    <w:link w:val="52"/>
    <w:qFormat/>
    <w:uiPriority w:val="0"/>
    <w:pPr>
      <w:keepNext/>
      <w:keepLines/>
      <w:widowControl/>
      <w:numPr>
        <w:ilvl w:val="1"/>
        <w:numId w:val="1"/>
      </w:numPr>
      <w:spacing w:before="240" w:after="240" w:line="440" w:lineRule="exact"/>
      <w:jc w:val="left"/>
      <w:outlineLvl w:val="1"/>
    </w:pPr>
    <w:rPr>
      <w:rFonts w:ascii="黑体" w:hAnsi="Times New Roman" w:eastAsia="黑体" w:cs="Times New Roman"/>
      <w:bCs/>
      <w:kern w:val="0"/>
      <w:sz w:val="28"/>
      <w:szCs w:val="28"/>
      <w:lang w:val="zh-CN"/>
    </w:rPr>
  </w:style>
  <w:style w:type="paragraph" w:styleId="6">
    <w:name w:val="heading 3"/>
    <w:basedOn w:val="1"/>
    <w:next w:val="1"/>
    <w:link w:val="53"/>
    <w:qFormat/>
    <w:uiPriority w:val="0"/>
    <w:pPr>
      <w:keepNext/>
      <w:keepLines/>
      <w:widowControl/>
      <w:numPr>
        <w:ilvl w:val="2"/>
        <w:numId w:val="1"/>
      </w:numPr>
      <w:spacing w:before="156" w:beforeLines="50" w:after="156" w:afterLines="50" w:line="440" w:lineRule="exact"/>
      <w:jc w:val="left"/>
      <w:outlineLvl w:val="2"/>
    </w:pPr>
    <w:rPr>
      <w:rFonts w:ascii="黑体" w:hAnsi="Times New Roman" w:eastAsia="黑体" w:cs="Times New Roman"/>
      <w:b/>
      <w:bCs/>
      <w:kern w:val="0"/>
      <w:sz w:val="24"/>
      <w:szCs w:val="32"/>
      <w:lang w:val="zh-CN"/>
    </w:rPr>
  </w:style>
  <w:style w:type="paragraph" w:styleId="7">
    <w:name w:val="heading 4"/>
    <w:basedOn w:val="1"/>
    <w:next w:val="1"/>
    <w:link w:val="54"/>
    <w:qFormat/>
    <w:uiPriority w:val="0"/>
    <w:pPr>
      <w:keepNext/>
      <w:keepLines/>
      <w:widowControl/>
      <w:numPr>
        <w:ilvl w:val="3"/>
        <w:numId w:val="1"/>
      </w:numPr>
      <w:spacing w:before="240" w:after="240" w:line="360" w:lineRule="auto"/>
      <w:jc w:val="left"/>
      <w:outlineLvl w:val="3"/>
    </w:pPr>
    <w:rPr>
      <w:rFonts w:ascii="Times New Roman" w:hAnsi="Times New Roman" w:eastAsia="宋体" w:cs="Times New Roman"/>
      <w:bCs/>
      <w:kern w:val="0"/>
      <w:sz w:val="24"/>
      <w:szCs w:val="24"/>
    </w:rPr>
  </w:style>
  <w:style w:type="paragraph" w:styleId="8">
    <w:name w:val="heading 5"/>
    <w:basedOn w:val="1"/>
    <w:next w:val="1"/>
    <w:link w:val="55"/>
    <w:qFormat/>
    <w:uiPriority w:val="0"/>
    <w:pPr>
      <w:keepNext/>
      <w:keepLines/>
      <w:widowControl/>
      <w:numPr>
        <w:ilvl w:val="4"/>
        <w:numId w:val="1"/>
      </w:numPr>
      <w:spacing w:before="280" w:after="290" w:line="376" w:lineRule="auto"/>
      <w:jc w:val="left"/>
      <w:outlineLvl w:val="4"/>
    </w:pPr>
    <w:rPr>
      <w:rFonts w:ascii="Times New Roman" w:hAnsi="Times New Roman" w:eastAsia="宋体" w:cs="Times New Roman"/>
      <w:b/>
      <w:bCs/>
      <w:kern w:val="0"/>
      <w:sz w:val="28"/>
      <w:szCs w:val="28"/>
    </w:rPr>
  </w:style>
  <w:style w:type="paragraph" w:styleId="9">
    <w:name w:val="heading 6"/>
    <w:basedOn w:val="1"/>
    <w:next w:val="1"/>
    <w:link w:val="56"/>
    <w:qFormat/>
    <w:uiPriority w:val="0"/>
    <w:pPr>
      <w:keepNext/>
      <w:keepLines/>
      <w:widowControl/>
      <w:numPr>
        <w:ilvl w:val="5"/>
        <w:numId w:val="1"/>
      </w:numPr>
      <w:spacing w:before="240" w:after="64" w:line="320" w:lineRule="auto"/>
      <w:jc w:val="left"/>
      <w:outlineLvl w:val="5"/>
    </w:pPr>
    <w:rPr>
      <w:rFonts w:ascii="Arial" w:hAnsi="Arial" w:eastAsia="黑体" w:cs="Times New Roman"/>
      <w:b/>
      <w:bCs/>
      <w:kern w:val="0"/>
      <w:sz w:val="24"/>
      <w:szCs w:val="24"/>
    </w:rPr>
  </w:style>
  <w:style w:type="paragraph" w:styleId="10">
    <w:name w:val="heading 7"/>
    <w:basedOn w:val="1"/>
    <w:next w:val="1"/>
    <w:link w:val="57"/>
    <w:qFormat/>
    <w:uiPriority w:val="0"/>
    <w:pPr>
      <w:keepNext/>
      <w:keepLines/>
      <w:widowControl/>
      <w:numPr>
        <w:ilvl w:val="6"/>
        <w:numId w:val="1"/>
      </w:numPr>
      <w:spacing w:before="240" w:after="64" w:line="320" w:lineRule="auto"/>
      <w:jc w:val="left"/>
      <w:outlineLvl w:val="6"/>
    </w:pPr>
    <w:rPr>
      <w:rFonts w:ascii="Times New Roman" w:hAnsi="Times New Roman" w:eastAsia="宋体" w:cs="Times New Roman"/>
      <w:b/>
      <w:bCs/>
      <w:kern w:val="0"/>
      <w:sz w:val="24"/>
      <w:szCs w:val="24"/>
    </w:rPr>
  </w:style>
  <w:style w:type="paragraph" w:styleId="11">
    <w:name w:val="heading 8"/>
    <w:basedOn w:val="1"/>
    <w:next w:val="1"/>
    <w:link w:val="58"/>
    <w:qFormat/>
    <w:uiPriority w:val="0"/>
    <w:pPr>
      <w:keepNext/>
      <w:keepLines/>
      <w:widowControl/>
      <w:numPr>
        <w:ilvl w:val="7"/>
        <w:numId w:val="1"/>
      </w:numPr>
      <w:spacing w:before="240" w:after="64" w:line="320" w:lineRule="auto"/>
      <w:jc w:val="left"/>
      <w:outlineLvl w:val="7"/>
    </w:pPr>
    <w:rPr>
      <w:rFonts w:ascii="Arial" w:hAnsi="Arial" w:eastAsia="黑体" w:cs="Times New Roman"/>
      <w:kern w:val="0"/>
      <w:sz w:val="24"/>
      <w:szCs w:val="24"/>
    </w:rPr>
  </w:style>
  <w:style w:type="paragraph" w:styleId="12">
    <w:name w:val="heading 9"/>
    <w:basedOn w:val="1"/>
    <w:next w:val="1"/>
    <w:link w:val="59"/>
    <w:qFormat/>
    <w:uiPriority w:val="0"/>
    <w:pPr>
      <w:keepNext/>
      <w:keepLines/>
      <w:widowControl/>
      <w:numPr>
        <w:ilvl w:val="8"/>
        <w:numId w:val="1"/>
      </w:numPr>
      <w:spacing w:before="240" w:after="64" w:line="320" w:lineRule="auto"/>
      <w:jc w:val="left"/>
      <w:outlineLvl w:val="8"/>
    </w:pPr>
    <w:rPr>
      <w:rFonts w:ascii="Arial" w:hAnsi="Arial" w:eastAsia="黑体" w:cs="Times New Roman"/>
      <w:kern w:val="0"/>
      <w:szCs w:val="21"/>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3">
    <w:name w:val="基准标题"/>
    <w:basedOn w:val="4"/>
    <w:next w:val="4"/>
    <w:qFormat/>
    <w:uiPriority w:val="0"/>
    <w:pPr>
      <w:keepNext/>
      <w:keepLines/>
      <w:tabs>
        <w:tab w:val="left" w:pos="377"/>
      </w:tabs>
      <w:spacing w:after="0"/>
      <w:jc w:val="left"/>
    </w:pPr>
    <w:rPr>
      <w:rFonts w:ascii="Arial Black" w:hAnsi="Arial Black"/>
      <w:spacing w:val="-10"/>
      <w:kern w:val="28"/>
    </w:rPr>
  </w:style>
  <w:style w:type="paragraph" w:styleId="4">
    <w:name w:val="Body Text"/>
    <w:basedOn w:val="1"/>
    <w:link w:val="60"/>
    <w:qFormat/>
    <w:uiPriority w:val="0"/>
    <w:pPr>
      <w:widowControl/>
      <w:tabs>
        <w:tab w:val="left" w:pos="377"/>
      </w:tabs>
      <w:spacing w:after="220" w:line="180" w:lineRule="atLeast"/>
      <w:jc w:val="center"/>
    </w:pPr>
    <w:rPr>
      <w:rFonts w:ascii="Times New Roman" w:hAnsi="Times New Roman" w:eastAsia="宋体" w:cs="Times New Roman"/>
      <w:kern w:val="0"/>
      <w:sz w:val="30"/>
      <w:szCs w:val="24"/>
    </w:rPr>
  </w:style>
  <w:style w:type="paragraph" w:styleId="13">
    <w:name w:val="toc 7"/>
    <w:basedOn w:val="1"/>
    <w:next w:val="1"/>
    <w:qFormat/>
    <w:uiPriority w:val="0"/>
    <w:pPr>
      <w:widowControl/>
      <w:ind w:left="1440"/>
      <w:jc w:val="left"/>
    </w:pPr>
    <w:rPr>
      <w:rFonts w:ascii="Times New Roman" w:hAnsi="Times New Roman" w:eastAsia="宋体" w:cs="Times New Roman"/>
      <w:kern w:val="0"/>
      <w:sz w:val="18"/>
      <w:szCs w:val="18"/>
    </w:rPr>
  </w:style>
  <w:style w:type="paragraph" w:styleId="14">
    <w:name w:val="Normal Indent"/>
    <w:basedOn w:val="1"/>
    <w:qFormat/>
    <w:uiPriority w:val="0"/>
    <w:pPr>
      <w:tabs>
        <w:tab w:val="left" w:pos="377"/>
      </w:tabs>
      <w:spacing w:line="300" w:lineRule="exact"/>
      <w:ind w:firstLine="200" w:firstLineChars="200"/>
    </w:pPr>
  </w:style>
  <w:style w:type="paragraph" w:styleId="15">
    <w:name w:val="caption"/>
    <w:basedOn w:val="1"/>
    <w:next w:val="1"/>
    <w:unhideWhenUsed/>
    <w:qFormat/>
    <w:uiPriority w:val="0"/>
    <w:pPr>
      <w:tabs>
        <w:tab w:val="left" w:pos="377"/>
      </w:tabs>
      <w:spacing w:line="440" w:lineRule="exact"/>
      <w:jc w:val="center"/>
    </w:pPr>
    <w:rPr>
      <w:rFonts w:eastAsia="黑体"/>
      <w:szCs w:val="20"/>
    </w:rPr>
  </w:style>
  <w:style w:type="paragraph" w:styleId="16">
    <w:name w:val="Document Map"/>
    <w:basedOn w:val="1"/>
    <w:link w:val="66"/>
    <w:qFormat/>
    <w:uiPriority w:val="0"/>
    <w:pPr>
      <w:widowControl/>
      <w:shd w:val="clear" w:color="auto" w:fill="000080"/>
      <w:tabs>
        <w:tab w:val="left" w:pos="377"/>
      </w:tabs>
      <w:jc w:val="left"/>
    </w:pPr>
    <w:rPr>
      <w:rFonts w:ascii="Times New Roman" w:hAnsi="Times New Roman" w:eastAsia="宋体" w:cs="Times New Roman"/>
      <w:kern w:val="0"/>
      <w:sz w:val="24"/>
      <w:szCs w:val="24"/>
    </w:rPr>
  </w:style>
  <w:style w:type="paragraph" w:styleId="17">
    <w:name w:val="annotation text"/>
    <w:basedOn w:val="1"/>
    <w:link w:val="71"/>
    <w:unhideWhenUsed/>
    <w:qFormat/>
    <w:uiPriority w:val="0"/>
    <w:pPr>
      <w:widowControl/>
      <w:jc w:val="left"/>
    </w:pPr>
    <w:rPr>
      <w:rFonts w:ascii="Times New Roman" w:hAnsi="Times New Roman" w:eastAsia="宋体" w:cs="Times New Roman"/>
      <w:kern w:val="0"/>
      <w:sz w:val="24"/>
      <w:szCs w:val="24"/>
    </w:rPr>
  </w:style>
  <w:style w:type="paragraph" w:styleId="18">
    <w:name w:val="Body Text Indent"/>
    <w:basedOn w:val="1"/>
    <w:link w:val="77"/>
    <w:qFormat/>
    <w:uiPriority w:val="0"/>
    <w:pPr>
      <w:widowControl/>
      <w:tabs>
        <w:tab w:val="left" w:pos="377"/>
      </w:tabs>
      <w:spacing w:after="120"/>
      <w:ind w:left="420" w:leftChars="200"/>
      <w:jc w:val="left"/>
    </w:pPr>
    <w:rPr>
      <w:rFonts w:ascii="Times New Roman" w:hAnsi="Times New Roman" w:eastAsia="宋体" w:cs="Times New Roman"/>
      <w:kern w:val="0"/>
      <w:sz w:val="24"/>
      <w:szCs w:val="24"/>
    </w:rPr>
  </w:style>
  <w:style w:type="paragraph" w:styleId="19">
    <w:name w:val="toc 5"/>
    <w:basedOn w:val="1"/>
    <w:next w:val="1"/>
    <w:qFormat/>
    <w:uiPriority w:val="0"/>
    <w:pPr>
      <w:widowControl/>
      <w:ind w:left="960"/>
      <w:jc w:val="left"/>
    </w:pPr>
    <w:rPr>
      <w:rFonts w:ascii="Times New Roman" w:hAnsi="Times New Roman" w:eastAsia="宋体" w:cs="Times New Roman"/>
      <w:kern w:val="0"/>
      <w:sz w:val="18"/>
      <w:szCs w:val="18"/>
    </w:rPr>
  </w:style>
  <w:style w:type="paragraph" w:styleId="20">
    <w:name w:val="toc 3"/>
    <w:basedOn w:val="1"/>
    <w:next w:val="1"/>
    <w:qFormat/>
    <w:uiPriority w:val="39"/>
    <w:pPr>
      <w:widowControl/>
      <w:spacing w:line="440" w:lineRule="exact"/>
      <w:ind w:firstLine="200" w:firstLineChars="200"/>
      <w:jc w:val="left"/>
    </w:pPr>
    <w:rPr>
      <w:rFonts w:ascii="Times New Roman" w:hAnsi="Times New Roman" w:eastAsia="宋体" w:cs="Times New Roman"/>
      <w:iCs/>
      <w:kern w:val="0"/>
      <w:sz w:val="24"/>
      <w:szCs w:val="20"/>
    </w:rPr>
  </w:style>
  <w:style w:type="paragraph" w:styleId="21">
    <w:name w:val="toc 8"/>
    <w:basedOn w:val="1"/>
    <w:next w:val="1"/>
    <w:qFormat/>
    <w:uiPriority w:val="0"/>
    <w:pPr>
      <w:widowControl/>
      <w:ind w:left="1680"/>
      <w:jc w:val="left"/>
    </w:pPr>
    <w:rPr>
      <w:rFonts w:ascii="Times New Roman" w:hAnsi="Times New Roman" w:eastAsia="宋体" w:cs="Times New Roman"/>
      <w:kern w:val="0"/>
      <w:sz w:val="18"/>
      <w:szCs w:val="18"/>
    </w:rPr>
  </w:style>
  <w:style w:type="paragraph" w:styleId="22">
    <w:name w:val="Date"/>
    <w:basedOn w:val="1"/>
    <w:next w:val="1"/>
    <w:link w:val="102"/>
    <w:semiHidden/>
    <w:unhideWhenUsed/>
    <w:qFormat/>
    <w:uiPriority w:val="99"/>
    <w:pPr>
      <w:ind w:left="100" w:leftChars="2500"/>
    </w:pPr>
  </w:style>
  <w:style w:type="paragraph" w:styleId="23">
    <w:name w:val="Body Text Indent 2"/>
    <w:basedOn w:val="1"/>
    <w:link w:val="61"/>
    <w:qFormat/>
    <w:uiPriority w:val="0"/>
    <w:pPr>
      <w:spacing w:line="480" w:lineRule="atLeast"/>
      <w:ind w:firstLine="420"/>
    </w:pPr>
    <w:rPr>
      <w:rFonts w:ascii="Times New Roman" w:hAnsi="Times New Roman" w:eastAsia="宋体" w:cs="Times New Roman"/>
      <w:sz w:val="24"/>
      <w:szCs w:val="20"/>
    </w:rPr>
  </w:style>
  <w:style w:type="paragraph" w:styleId="24">
    <w:name w:val="Balloon Text"/>
    <w:basedOn w:val="1"/>
    <w:link w:val="64"/>
    <w:qFormat/>
    <w:uiPriority w:val="0"/>
    <w:pPr>
      <w:widowControl/>
      <w:tabs>
        <w:tab w:val="left" w:pos="377"/>
      </w:tabs>
      <w:jc w:val="left"/>
    </w:pPr>
    <w:rPr>
      <w:sz w:val="18"/>
      <w:szCs w:val="18"/>
    </w:rPr>
  </w:style>
  <w:style w:type="paragraph" w:styleId="25">
    <w:name w:val="footer"/>
    <w:basedOn w:val="1"/>
    <w:link w:val="50"/>
    <w:unhideWhenUsed/>
    <w:qFormat/>
    <w:uiPriority w:val="99"/>
    <w:pPr>
      <w:tabs>
        <w:tab w:val="center" w:pos="4153"/>
        <w:tab w:val="right" w:pos="8306"/>
      </w:tabs>
      <w:snapToGrid w:val="0"/>
      <w:jc w:val="left"/>
    </w:pPr>
    <w:rPr>
      <w:sz w:val="18"/>
      <w:szCs w:val="18"/>
    </w:rPr>
  </w:style>
  <w:style w:type="paragraph" w:styleId="26">
    <w:name w:val="header"/>
    <w:basedOn w:val="1"/>
    <w:link w:val="49"/>
    <w:unhideWhenUsed/>
    <w:qFormat/>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qFormat/>
    <w:uiPriority w:val="39"/>
    <w:pPr>
      <w:widowControl/>
      <w:tabs>
        <w:tab w:val="right" w:leader="dot" w:pos="9061"/>
      </w:tabs>
      <w:spacing w:line="440" w:lineRule="exact"/>
      <w:jc w:val="left"/>
    </w:pPr>
    <w:rPr>
      <w:rFonts w:ascii="Times New Roman" w:hAnsi="Times New Roman" w:eastAsia="宋体" w:cs="Times New Roman"/>
      <w:b/>
      <w:bCs/>
      <w:kern w:val="0"/>
      <w:sz w:val="24"/>
      <w:szCs w:val="20"/>
    </w:rPr>
  </w:style>
  <w:style w:type="paragraph" w:styleId="28">
    <w:name w:val="toc 4"/>
    <w:basedOn w:val="1"/>
    <w:next w:val="1"/>
    <w:qFormat/>
    <w:uiPriority w:val="0"/>
    <w:pPr>
      <w:widowControl/>
      <w:ind w:left="720"/>
      <w:jc w:val="left"/>
    </w:pPr>
    <w:rPr>
      <w:rFonts w:ascii="Times New Roman" w:hAnsi="Times New Roman" w:eastAsia="宋体" w:cs="Times New Roman"/>
      <w:kern w:val="0"/>
      <w:sz w:val="18"/>
      <w:szCs w:val="18"/>
    </w:rPr>
  </w:style>
  <w:style w:type="paragraph" w:styleId="29">
    <w:name w:val="footnote text"/>
    <w:basedOn w:val="1"/>
    <w:link w:val="76"/>
    <w:qFormat/>
    <w:uiPriority w:val="0"/>
    <w:pPr>
      <w:widowControl/>
      <w:tabs>
        <w:tab w:val="left" w:pos="377"/>
      </w:tabs>
      <w:snapToGrid w:val="0"/>
      <w:jc w:val="left"/>
    </w:pPr>
    <w:rPr>
      <w:rFonts w:ascii="Times New Roman" w:hAnsi="Times New Roman" w:eastAsia="宋体" w:cs="Times New Roman"/>
      <w:kern w:val="0"/>
      <w:sz w:val="18"/>
      <w:szCs w:val="18"/>
    </w:rPr>
  </w:style>
  <w:style w:type="paragraph" w:styleId="30">
    <w:name w:val="toc 6"/>
    <w:basedOn w:val="1"/>
    <w:next w:val="1"/>
    <w:qFormat/>
    <w:uiPriority w:val="0"/>
    <w:pPr>
      <w:widowControl/>
      <w:ind w:left="1200"/>
      <w:jc w:val="left"/>
    </w:pPr>
    <w:rPr>
      <w:rFonts w:ascii="Times New Roman" w:hAnsi="Times New Roman" w:eastAsia="宋体" w:cs="Times New Roman"/>
      <w:kern w:val="0"/>
      <w:sz w:val="18"/>
      <w:szCs w:val="18"/>
    </w:rPr>
  </w:style>
  <w:style w:type="paragraph" w:styleId="31">
    <w:name w:val="toc 2"/>
    <w:basedOn w:val="1"/>
    <w:next w:val="1"/>
    <w:qFormat/>
    <w:uiPriority w:val="39"/>
    <w:pPr>
      <w:widowControl/>
      <w:tabs>
        <w:tab w:val="left" w:pos="960"/>
        <w:tab w:val="right" w:leader="dot" w:pos="9061"/>
      </w:tabs>
      <w:spacing w:line="440" w:lineRule="exact"/>
      <w:ind w:firstLine="100" w:firstLineChars="100"/>
      <w:jc w:val="left"/>
    </w:pPr>
    <w:rPr>
      <w:rFonts w:ascii="Times New Roman" w:hAnsi="Times New Roman" w:eastAsia="宋体" w:cs="Times New Roman"/>
      <w:smallCaps/>
      <w:kern w:val="0"/>
      <w:sz w:val="24"/>
      <w:szCs w:val="24"/>
    </w:rPr>
  </w:style>
  <w:style w:type="paragraph" w:styleId="32">
    <w:name w:val="toc 9"/>
    <w:basedOn w:val="1"/>
    <w:next w:val="1"/>
    <w:qFormat/>
    <w:uiPriority w:val="0"/>
    <w:pPr>
      <w:widowControl/>
      <w:ind w:left="1920"/>
      <w:jc w:val="left"/>
    </w:pPr>
    <w:rPr>
      <w:rFonts w:ascii="Times New Roman" w:hAnsi="Times New Roman" w:eastAsia="宋体" w:cs="Times New Roman"/>
      <w:kern w:val="0"/>
      <w:sz w:val="18"/>
      <w:szCs w:val="18"/>
    </w:rPr>
  </w:style>
  <w:style w:type="paragraph" w:styleId="33">
    <w:name w:val="HTML Preformatted"/>
    <w:basedOn w:val="1"/>
    <w:link w:val="85"/>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宋体" w:cs="Courier New"/>
      <w:kern w:val="0"/>
      <w:sz w:val="20"/>
      <w:szCs w:val="20"/>
    </w:rPr>
  </w:style>
  <w:style w:type="paragraph" w:styleId="3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5">
    <w:name w:val="Title"/>
    <w:basedOn w:val="1"/>
    <w:next w:val="1"/>
    <w:link w:val="82"/>
    <w:qFormat/>
    <w:uiPriority w:val="0"/>
    <w:pPr>
      <w:widowControl/>
      <w:spacing w:line="440" w:lineRule="exact"/>
      <w:ind w:firstLine="200" w:firstLineChars="200"/>
    </w:pPr>
    <w:rPr>
      <w:rFonts w:ascii="Times New Roman" w:hAnsi="Times New Roman" w:eastAsia="宋体" w:cs="Times New Roman"/>
      <w:bCs/>
      <w:kern w:val="0"/>
      <w:sz w:val="24"/>
      <w:szCs w:val="32"/>
    </w:rPr>
  </w:style>
  <w:style w:type="paragraph" w:styleId="36">
    <w:name w:val="annotation subject"/>
    <w:basedOn w:val="17"/>
    <w:next w:val="17"/>
    <w:link w:val="72"/>
    <w:qFormat/>
    <w:uiPriority w:val="0"/>
    <w:rPr>
      <w:b/>
      <w:bCs/>
    </w:rPr>
  </w:style>
  <w:style w:type="paragraph" w:styleId="37">
    <w:name w:val="Body Text First Indent"/>
    <w:basedOn w:val="4"/>
    <w:unhideWhenUsed/>
    <w:qFormat/>
    <w:uiPriority w:val="99"/>
    <w:pPr>
      <w:adjustRightInd w:val="0"/>
      <w:snapToGrid w:val="0"/>
      <w:spacing w:line="324" w:lineRule="auto"/>
      <w:ind w:firstLine="420" w:firstLineChars="100"/>
    </w:pPr>
    <w:rPr>
      <w:sz w:val="24"/>
    </w:rPr>
  </w:style>
  <w:style w:type="table" w:styleId="39">
    <w:name w:val="Table Grid"/>
    <w:basedOn w:val="38"/>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basedOn w:val="40"/>
    <w:qFormat/>
    <w:uiPriority w:val="0"/>
    <w:rPr>
      <w:b/>
      <w:bCs/>
    </w:rPr>
  </w:style>
  <w:style w:type="character" w:styleId="42">
    <w:name w:val="page number"/>
    <w:basedOn w:val="40"/>
    <w:qFormat/>
    <w:uiPriority w:val="0"/>
  </w:style>
  <w:style w:type="character" w:styleId="43">
    <w:name w:val="FollowedHyperlink"/>
    <w:qFormat/>
    <w:uiPriority w:val="0"/>
    <w:rPr>
      <w:color w:val="954F72"/>
      <w:u w:val="single"/>
    </w:rPr>
  </w:style>
  <w:style w:type="character" w:styleId="44">
    <w:name w:val="line number"/>
    <w:basedOn w:val="40"/>
    <w:qFormat/>
    <w:uiPriority w:val="0"/>
  </w:style>
  <w:style w:type="character" w:styleId="45">
    <w:name w:val="Hyperlink"/>
    <w:qFormat/>
    <w:uiPriority w:val="99"/>
    <w:rPr>
      <w:color w:val="0000FF"/>
      <w:u w:val="single"/>
    </w:rPr>
  </w:style>
  <w:style w:type="character" w:styleId="46">
    <w:name w:val="annotation reference"/>
    <w:basedOn w:val="40"/>
    <w:qFormat/>
    <w:uiPriority w:val="0"/>
    <w:rPr>
      <w:sz w:val="21"/>
      <w:szCs w:val="21"/>
    </w:rPr>
  </w:style>
  <w:style w:type="character" w:styleId="47">
    <w:name w:val="HTML Cite"/>
    <w:unhideWhenUsed/>
    <w:qFormat/>
    <w:uiPriority w:val="99"/>
    <w:rPr>
      <w:i/>
      <w:iCs/>
    </w:rPr>
  </w:style>
  <w:style w:type="character" w:styleId="48">
    <w:name w:val="footnote reference"/>
    <w:qFormat/>
    <w:uiPriority w:val="0"/>
    <w:rPr>
      <w:vertAlign w:val="superscript"/>
    </w:rPr>
  </w:style>
  <w:style w:type="character" w:customStyle="1" w:styleId="49">
    <w:name w:val="页眉 字符"/>
    <w:basedOn w:val="40"/>
    <w:link w:val="26"/>
    <w:qFormat/>
    <w:uiPriority w:val="99"/>
    <w:rPr>
      <w:sz w:val="18"/>
      <w:szCs w:val="18"/>
    </w:rPr>
  </w:style>
  <w:style w:type="character" w:customStyle="1" w:styleId="50">
    <w:name w:val="页脚 字符"/>
    <w:basedOn w:val="40"/>
    <w:link w:val="25"/>
    <w:qFormat/>
    <w:uiPriority w:val="99"/>
    <w:rPr>
      <w:sz w:val="18"/>
      <w:szCs w:val="18"/>
    </w:rPr>
  </w:style>
  <w:style w:type="character" w:customStyle="1" w:styleId="51">
    <w:name w:val="标题 1 字符"/>
    <w:basedOn w:val="40"/>
    <w:link w:val="2"/>
    <w:qFormat/>
    <w:uiPriority w:val="0"/>
    <w:rPr>
      <w:rFonts w:ascii="黑体" w:hAnsi="Arial Black" w:eastAsia="黑体" w:cs="Times New Roman"/>
      <w:bCs/>
      <w:spacing w:val="-10"/>
      <w:kern w:val="44"/>
      <w:sz w:val="32"/>
      <w:szCs w:val="30"/>
    </w:rPr>
  </w:style>
  <w:style w:type="character" w:customStyle="1" w:styleId="52">
    <w:name w:val="标题 2 字符"/>
    <w:basedOn w:val="40"/>
    <w:link w:val="5"/>
    <w:qFormat/>
    <w:uiPriority w:val="0"/>
    <w:rPr>
      <w:rFonts w:ascii="黑体" w:hAnsi="Times New Roman" w:eastAsia="黑体" w:cs="Times New Roman"/>
      <w:bCs/>
      <w:kern w:val="0"/>
      <w:sz w:val="28"/>
      <w:szCs w:val="28"/>
      <w:lang w:val="zh-CN" w:eastAsia="zh-CN"/>
    </w:rPr>
  </w:style>
  <w:style w:type="character" w:customStyle="1" w:styleId="53">
    <w:name w:val="标题 3 字符"/>
    <w:basedOn w:val="40"/>
    <w:link w:val="6"/>
    <w:qFormat/>
    <w:uiPriority w:val="0"/>
    <w:rPr>
      <w:rFonts w:ascii="黑体" w:hAnsi="Times New Roman" w:eastAsia="黑体" w:cs="Times New Roman"/>
      <w:b/>
      <w:bCs/>
      <w:kern w:val="0"/>
      <w:sz w:val="24"/>
      <w:szCs w:val="32"/>
      <w:lang w:val="zh-CN" w:eastAsia="zh-CN"/>
    </w:rPr>
  </w:style>
  <w:style w:type="character" w:customStyle="1" w:styleId="54">
    <w:name w:val="标题 4 字符"/>
    <w:basedOn w:val="40"/>
    <w:link w:val="7"/>
    <w:qFormat/>
    <w:uiPriority w:val="0"/>
    <w:rPr>
      <w:rFonts w:ascii="Times New Roman" w:hAnsi="Times New Roman" w:eastAsia="宋体" w:cs="Times New Roman"/>
      <w:bCs/>
      <w:kern w:val="0"/>
      <w:sz w:val="24"/>
      <w:szCs w:val="24"/>
    </w:rPr>
  </w:style>
  <w:style w:type="character" w:customStyle="1" w:styleId="55">
    <w:name w:val="标题 5 字符"/>
    <w:basedOn w:val="40"/>
    <w:link w:val="8"/>
    <w:qFormat/>
    <w:uiPriority w:val="0"/>
    <w:rPr>
      <w:rFonts w:ascii="Times New Roman" w:hAnsi="Times New Roman" w:eastAsia="宋体" w:cs="Times New Roman"/>
      <w:b/>
      <w:bCs/>
      <w:kern w:val="0"/>
      <w:sz w:val="28"/>
      <w:szCs w:val="28"/>
    </w:rPr>
  </w:style>
  <w:style w:type="character" w:customStyle="1" w:styleId="56">
    <w:name w:val="标题 6 字符"/>
    <w:basedOn w:val="40"/>
    <w:link w:val="9"/>
    <w:qFormat/>
    <w:uiPriority w:val="0"/>
    <w:rPr>
      <w:rFonts w:ascii="Arial" w:hAnsi="Arial" w:eastAsia="黑体" w:cs="Times New Roman"/>
      <w:b/>
      <w:bCs/>
      <w:kern w:val="0"/>
      <w:sz w:val="24"/>
      <w:szCs w:val="24"/>
    </w:rPr>
  </w:style>
  <w:style w:type="character" w:customStyle="1" w:styleId="57">
    <w:name w:val="标题 7 字符"/>
    <w:basedOn w:val="40"/>
    <w:link w:val="10"/>
    <w:qFormat/>
    <w:uiPriority w:val="0"/>
    <w:rPr>
      <w:rFonts w:ascii="Times New Roman" w:hAnsi="Times New Roman" w:eastAsia="宋体" w:cs="Times New Roman"/>
      <w:b/>
      <w:bCs/>
      <w:kern w:val="0"/>
      <w:sz w:val="24"/>
      <w:szCs w:val="24"/>
    </w:rPr>
  </w:style>
  <w:style w:type="character" w:customStyle="1" w:styleId="58">
    <w:name w:val="标题 8 字符"/>
    <w:basedOn w:val="40"/>
    <w:link w:val="11"/>
    <w:qFormat/>
    <w:uiPriority w:val="0"/>
    <w:rPr>
      <w:rFonts w:ascii="Arial" w:hAnsi="Arial" w:eastAsia="黑体" w:cs="Times New Roman"/>
      <w:kern w:val="0"/>
      <w:sz w:val="24"/>
      <w:szCs w:val="24"/>
    </w:rPr>
  </w:style>
  <w:style w:type="character" w:customStyle="1" w:styleId="59">
    <w:name w:val="标题 9 字符"/>
    <w:basedOn w:val="40"/>
    <w:link w:val="12"/>
    <w:qFormat/>
    <w:uiPriority w:val="0"/>
    <w:rPr>
      <w:rFonts w:ascii="Arial" w:hAnsi="Arial" w:eastAsia="黑体" w:cs="Times New Roman"/>
      <w:kern w:val="0"/>
      <w:szCs w:val="21"/>
    </w:rPr>
  </w:style>
  <w:style w:type="character" w:customStyle="1" w:styleId="60">
    <w:name w:val="正文文本 字符"/>
    <w:basedOn w:val="40"/>
    <w:link w:val="4"/>
    <w:qFormat/>
    <w:uiPriority w:val="0"/>
    <w:rPr>
      <w:rFonts w:ascii="Times New Roman" w:hAnsi="Times New Roman" w:eastAsia="宋体" w:cs="Times New Roman"/>
      <w:kern w:val="0"/>
      <w:sz w:val="30"/>
      <w:szCs w:val="24"/>
    </w:rPr>
  </w:style>
  <w:style w:type="character" w:customStyle="1" w:styleId="61">
    <w:name w:val="正文文本缩进 2 字符"/>
    <w:basedOn w:val="40"/>
    <w:link w:val="23"/>
    <w:qFormat/>
    <w:uiPriority w:val="0"/>
    <w:rPr>
      <w:rFonts w:ascii="Times New Roman" w:hAnsi="Times New Roman" w:eastAsia="宋体" w:cs="Times New Roman"/>
      <w:sz w:val="24"/>
      <w:szCs w:val="20"/>
    </w:rPr>
  </w:style>
  <w:style w:type="character" w:customStyle="1" w:styleId="62">
    <w:name w:val="样式 首行缩进:  2 字符 Char Char"/>
    <w:link w:val="63"/>
    <w:qFormat/>
    <w:uiPriority w:val="0"/>
    <w:rPr>
      <w:rFonts w:cs="宋体"/>
      <w:sz w:val="24"/>
    </w:rPr>
  </w:style>
  <w:style w:type="paragraph" w:customStyle="1" w:styleId="63">
    <w:name w:val="样式 首行缩进:  2 字符"/>
    <w:basedOn w:val="1"/>
    <w:link w:val="62"/>
    <w:qFormat/>
    <w:uiPriority w:val="0"/>
    <w:pPr>
      <w:spacing w:line="440" w:lineRule="exact"/>
      <w:ind w:firstLine="480" w:firstLineChars="200"/>
      <w:jc w:val="left"/>
    </w:pPr>
    <w:rPr>
      <w:rFonts w:cs="宋体"/>
      <w:sz w:val="24"/>
    </w:rPr>
  </w:style>
  <w:style w:type="character" w:customStyle="1" w:styleId="64">
    <w:name w:val="批注框文本 字符"/>
    <w:link w:val="24"/>
    <w:qFormat/>
    <w:uiPriority w:val="0"/>
    <w:rPr>
      <w:sz w:val="18"/>
      <w:szCs w:val="18"/>
    </w:rPr>
  </w:style>
  <w:style w:type="character" w:customStyle="1" w:styleId="65">
    <w:name w:val="批注框文本 字符1"/>
    <w:basedOn w:val="40"/>
    <w:semiHidden/>
    <w:qFormat/>
    <w:uiPriority w:val="99"/>
    <w:rPr>
      <w:sz w:val="18"/>
      <w:szCs w:val="18"/>
    </w:rPr>
  </w:style>
  <w:style w:type="character" w:customStyle="1" w:styleId="66">
    <w:name w:val="文档结构图 字符"/>
    <w:basedOn w:val="40"/>
    <w:link w:val="16"/>
    <w:qFormat/>
    <w:uiPriority w:val="0"/>
    <w:rPr>
      <w:rFonts w:ascii="Times New Roman" w:hAnsi="Times New Roman" w:eastAsia="宋体" w:cs="Times New Roman"/>
      <w:kern w:val="0"/>
      <w:sz w:val="24"/>
      <w:szCs w:val="24"/>
      <w:shd w:val="clear" w:color="auto" w:fill="000080"/>
    </w:rPr>
  </w:style>
  <w:style w:type="paragraph" w:customStyle="1" w:styleId="67">
    <w:name w:val="页眉 New"/>
    <w:basedOn w:val="68"/>
    <w:qFormat/>
    <w:uiPriority w:val="0"/>
    <w:pPr>
      <w:pBdr>
        <w:bottom w:val="single" w:color="auto" w:sz="6" w:space="1"/>
      </w:pBdr>
      <w:tabs>
        <w:tab w:val="center" w:pos="4153"/>
        <w:tab w:val="right" w:pos="8306"/>
      </w:tabs>
      <w:snapToGrid w:val="0"/>
      <w:jc w:val="center"/>
    </w:pPr>
    <w:rPr>
      <w:sz w:val="18"/>
      <w:szCs w:val="18"/>
    </w:rPr>
  </w:style>
  <w:style w:type="paragraph" w:customStyle="1" w:styleId="68">
    <w:name w:val="正文 New"/>
    <w:qFormat/>
    <w:uiPriority w:val="0"/>
    <w:pPr>
      <w:widowControl w:val="0"/>
      <w:spacing w:line="480" w:lineRule="atLeast"/>
      <w:jc w:val="both"/>
    </w:pPr>
    <w:rPr>
      <w:rFonts w:ascii="Times New Roman" w:hAnsi="Times New Roman" w:eastAsia="宋体" w:cs="Times New Roman"/>
      <w:kern w:val="2"/>
      <w:sz w:val="21"/>
      <w:szCs w:val="24"/>
      <w:lang w:val="en-US" w:eastAsia="zh-CN" w:bidi="ar-SA"/>
    </w:rPr>
  </w:style>
  <w:style w:type="paragraph" w:customStyle="1" w:styleId="69">
    <w:name w:val="样式 标题 3 + 段前: 0.5 行"/>
    <w:basedOn w:val="6"/>
    <w:qFormat/>
    <w:uiPriority w:val="0"/>
    <w:pPr>
      <w:spacing w:before="120" w:beforeLines="0" w:after="120" w:afterLines="0" w:line="240" w:lineRule="auto"/>
      <w:ind w:left="0" w:firstLine="0"/>
    </w:pPr>
    <w:rPr>
      <w:rFonts w:cs="宋体"/>
      <w:bCs w:val="0"/>
      <w:szCs w:val="20"/>
    </w:rPr>
  </w:style>
  <w:style w:type="paragraph" w:customStyle="1" w:styleId="70">
    <w:name w:val="样式 标题 3 + 段前: 0.5 行 行距: 固定值 22 磅"/>
    <w:basedOn w:val="6"/>
    <w:qFormat/>
    <w:uiPriority w:val="0"/>
    <w:pPr>
      <w:spacing w:before="120" w:beforeLines="0"/>
    </w:pPr>
    <w:rPr>
      <w:rFonts w:cs="宋体"/>
      <w:bCs w:val="0"/>
      <w:szCs w:val="20"/>
    </w:rPr>
  </w:style>
  <w:style w:type="character" w:customStyle="1" w:styleId="71">
    <w:name w:val="批注文字 字符"/>
    <w:basedOn w:val="40"/>
    <w:link w:val="17"/>
    <w:qFormat/>
    <w:uiPriority w:val="0"/>
    <w:rPr>
      <w:rFonts w:ascii="Times New Roman" w:hAnsi="Times New Roman" w:eastAsia="宋体" w:cs="Times New Roman"/>
      <w:kern w:val="0"/>
      <w:sz w:val="24"/>
      <w:szCs w:val="24"/>
    </w:rPr>
  </w:style>
  <w:style w:type="character" w:customStyle="1" w:styleId="72">
    <w:name w:val="批注主题 字符"/>
    <w:basedOn w:val="71"/>
    <w:link w:val="36"/>
    <w:qFormat/>
    <w:uiPriority w:val="0"/>
    <w:rPr>
      <w:rFonts w:ascii="Times New Roman" w:hAnsi="Times New Roman" w:eastAsia="宋体" w:cs="Times New Roman"/>
      <w:b/>
      <w:bCs/>
      <w:kern w:val="0"/>
      <w:sz w:val="24"/>
      <w:szCs w:val="24"/>
    </w:rPr>
  </w:style>
  <w:style w:type="paragraph" w:customStyle="1" w:styleId="73">
    <w:name w:val="样式 标题 1 + Times New Roman"/>
    <w:basedOn w:val="2"/>
    <w:qFormat/>
    <w:uiPriority w:val="0"/>
    <w:rPr>
      <w:rFonts w:ascii="Times New Roman"/>
      <w:bCs w:val="0"/>
    </w:rPr>
  </w:style>
  <w:style w:type="paragraph" w:customStyle="1" w:styleId="74">
    <w:name w:val="样式 标题 1 + 行距: 固定值 22 磅"/>
    <w:basedOn w:val="2"/>
    <w:qFormat/>
    <w:uiPriority w:val="0"/>
    <w:pPr>
      <w:numPr>
        <w:numId w:val="2"/>
      </w:numPr>
      <w:spacing w:line="440" w:lineRule="exact"/>
    </w:pPr>
    <w:rPr>
      <w:rFonts w:cs="宋体"/>
      <w:bCs w:val="0"/>
      <w:szCs w:val="20"/>
    </w:rPr>
  </w:style>
  <w:style w:type="paragraph" w:customStyle="1" w:styleId="75">
    <w:name w:val="样式 标题 1 + 居中"/>
    <w:basedOn w:val="1"/>
    <w:qFormat/>
    <w:uiPriority w:val="0"/>
    <w:pPr>
      <w:widowControl/>
      <w:numPr>
        <w:ilvl w:val="0"/>
        <w:numId w:val="3"/>
      </w:numPr>
      <w:jc w:val="left"/>
    </w:pPr>
    <w:rPr>
      <w:rFonts w:ascii="Times New Roman" w:hAnsi="Times New Roman" w:eastAsia="宋体" w:cs="Times New Roman"/>
      <w:kern w:val="0"/>
      <w:sz w:val="24"/>
      <w:szCs w:val="24"/>
    </w:rPr>
  </w:style>
  <w:style w:type="character" w:customStyle="1" w:styleId="76">
    <w:name w:val="脚注文本 字符"/>
    <w:basedOn w:val="40"/>
    <w:link w:val="29"/>
    <w:qFormat/>
    <w:uiPriority w:val="0"/>
    <w:rPr>
      <w:rFonts w:ascii="Times New Roman" w:hAnsi="Times New Roman" w:eastAsia="宋体" w:cs="Times New Roman"/>
      <w:kern w:val="0"/>
      <w:sz w:val="18"/>
      <w:szCs w:val="18"/>
    </w:rPr>
  </w:style>
  <w:style w:type="character" w:customStyle="1" w:styleId="77">
    <w:name w:val="正文文本缩进 字符"/>
    <w:basedOn w:val="40"/>
    <w:link w:val="18"/>
    <w:qFormat/>
    <w:uiPriority w:val="0"/>
    <w:rPr>
      <w:rFonts w:ascii="Times New Roman" w:hAnsi="Times New Roman" w:eastAsia="宋体" w:cs="Times New Roman"/>
      <w:kern w:val="0"/>
      <w:sz w:val="24"/>
      <w:szCs w:val="24"/>
    </w:rPr>
  </w:style>
  <w:style w:type="paragraph" w:customStyle="1" w:styleId="78">
    <w:name w:val="样式 样式 标题 1 + 行距: 固定值 22 磅 + Times New Roman"/>
    <w:basedOn w:val="74"/>
    <w:qFormat/>
    <w:uiPriority w:val="0"/>
    <w:pPr>
      <w:tabs>
        <w:tab w:val="clear" w:pos="432"/>
      </w:tabs>
      <w:jc w:val="right"/>
    </w:pPr>
    <w:rPr>
      <w:rFonts w:ascii="Times New Roman"/>
    </w:rPr>
  </w:style>
  <w:style w:type="paragraph" w:customStyle="1" w:styleId="79">
    <w:name w:val="样式 标题 1 + Times New Roman 居中 行距: 固定值 22 磅"/>
    <w:basedOn w:val="2"/>
    <w:qFormat/>
    <w:uiPriority w:val="0"/>
    <w:pPr>
      <w:spacing w:line="440" w:lineRule="exact"/>
    </w:pPr>
    <w:rPr>
      <w:rFonts w:ascii="Times New Roman" w:cs="宋体"/>
      <w:bCs w:val="0"/>
      <w:szCs w:val="20"/>
    </w:rPr>
  </w:style>
  <w:style w:type="paragraph" w:customStyle="1" w:styleId="80">
    <w:name w:val="页脚 New"/>
    <w:basedOn w:val="68"/>
    <w:qFormat/>
    <w:uiPriority w:val="0"/>
    <w:pPr>
      <w:pBdr>
        <w:top w:val="single" w:color="auto" w:sz="4" w:space="1"/>
      </w:pBdr>
      <w:tabs>
        <w:tab w:val="center" w:pos="4153"/>
        <w:tab w:val="right" w:pos="8306"/>
      </w:tabs>
      <w:snapToGrid w:val="0"/>
      <w:jc w:val="left"/>
    </w:pPr>
    <w:rPr>
      <w:sz w:val="18"/>
      <w:szCs w:val="18"/>
    </w:rPr>
  </w:style>
  <w:style w:type="paragraph" w:customStyle="1" w:styleId="81">
    <w:name w:val="样式 样式 标题 3 + 段前: 0.5 行 行距: 固定值 22 磅 + Times New Roman"/>
    <w:basedOn w:val="70"/>
    <w:qFormat/>
    <w:uiPriority w:val="0"/>
    <w:pPr>
      <w:tabs>
        <w:tab w:val="left" w:pos="377"/>
        <w:tab w:val="clear" w:pos="720"/>
      </w:tabs>
      <w:spacing w:after="120" w:afterLines="0"/>
      <w:ind w:left="0" w:firstLine="0"/>
    </w:pPr>
    <w:rPr>
      <w:rFonts w:ascii="Times New Roman"/>
    </w:rPr>
  </w:style>
  <w:style w:type="character" w:customStyle="1" w:styleId="82">
    <w:name w:val="标题 字符"/>
    <w:basedOn w:val="40"/>
    <w:link w:val="35"/>
    <w:qFormat/>
    <w:uiPriority w:val="0"/>
    <w:rPr>
      <w:rFonts w:ascii="Times New Roman" w:hAnsi="Times New Roman" w:eastAsia="宋体" w:cs="Times New Roman"/>
      <w:bCs/>
      <w:kern w:val="0"/>
      <w:sz w:val="24"/>
      <w:szCs w:val="32"/>
    </w:rPr>
  </w:style>
  <w:style w:type="character" w:customStyle="1" w:styleId="83">
    <w:name w:val="reference-accessdate"/>
    <w:qFormat/>
    <w:uiPriority w:val="0"/>
  </w:style>
  <w:style w:type="character" w:customStyle="1" w:styleId="84">
    <w:name w:val="nowrap"/>
    <w:qFormat/>
    <w:uiPriority w:val="0"/>
  </w:style>
  <w:style w:type="character" w:customStyle="1" w:styleId="85">
    <w:name w:val="HTML 预设格式 字符"/>
    <w:basedOn w:val="40"/>
    <w:link w:val="33"/>
    <w:qFormat/>
    <w:uiPriority w:val="99"/>
    <w:rPr>
      <w:rFonts w:ascii="Courier New" w:hAnsi="Courier New" w:eastAsia="宋体" w:cs="Courier New"/>
      <w:kern w:val="0"/>
      <w:sz w:val="20"/>
      <w:szCs w:val="20"/>
    </w:rPr>
  </w:style>
  <w:style w:type="character" w:customStyle="1" w:styleId="86">
    <w:name w:val="书籍标题1"/>
    <w:qFormat/>
    <w:uiPriority w:val="33"/>
    <w:rPr>
      <w:b/>
      <w:bCs/>
      <w:i/>
      <w:iCs/>
      <w:spacing w:val="5"/>
    </w:rPr>
  </w:style>
  <w:style w:type="paragraph" w:styleId="87">
    <w:name w:val="List Paragraph"/>
    <w:basedOn w:val="1"/>
    <w:qFormat/>
    <w:uiPriority w:val="99"/>
    <w:pPr>
      <w:widowControl/>
      <w:ind w:firstLine="420" w:firstLineChars="200"/>
      <w:jc w:val="left"/>
    </w:pPr>
    <w:rPr>
      <w:rFonts w:ascii="Times New Roman" w:hAnsi="Times New Roman" w:eastAsia="宋体" w:cs="Times New Roman"/>
      <w:kern w:val="0"/>
      <w:sz w:val="24"/>
      <w:szCs w:val="24"/>
    </w:rPr>
  </w:style>
  <w:style w:type="paragraph" w:customStyle="1" w:styleId="88">
    <w:name w:val="TOC 标题1"/>
    <w:basedOn w:val="2"/>
    <w:next w:val="1"/>
    <w:unhideWhenUsed/>
    <w:qFormat/>
    <w:uiPriority w:val="39"/>
    <w:pPr>
      <w:numPr>
        <w:numId w:val="0"/>
      </w:numPr>
      <w:tabs>
        <w:tab w:val="clear" w:pos="377"/>
      </w:tabs>
      <w:spacing w:before="240" w:beforeLines="0" w:after="0" w:afterLines="0" w:line="259" w:lineRule="auto"/>
      <w:jc w:val="left"/>
      <w:outlineLvl w:val="9"/>
    </w:pPr>
    <w:rPr>
      <w:rFonts w:asciiTheme="majorHAnsi" w:hAnsiTheme="majorHAnsi" w:eastAsiaTheme="majorEastAsia" w:cstheme="majorBidi"/>
      <w:bCs w:val="0"/>
      <w:color w:val="2F5597" w:themeColor="accent1" w:themeShade="BF"/>
      <w:spacing w:val="0"/>
      <w:kern w:val="0"/>
      <w:szCs w:val="32"/>
    </w:rPr>
  </w:style>
  <w:style w:type="character" w:customStyle="1" w:styleId="89">
    <w:name w:val="未处理的提及1"/>
    <w:basedOn w:val="40"/>
    <w:semiHidden/>
    <w:unhideWhenUsed/>
    <w:qFormat/>
    <w:uiPriority w:val="99"/>
    <w:rPr>
      <w:color w:val="605E5C"/>
      <w:shd w:val="clear" w:color="auto" w:fill="E1DFDD"/>
    </w:rPr>
  </w:style>
  <w:style w:type="character" w:customStyle="1" w:styleId="90">
    <w:name w:val="jlqj4b"/>
    <w:basedOn w:val="40"/>
    <w:qFormat/>
    <w:uiPriority w:val="0"/>
  </w:style>
  <w:style w:type="paragraph" w:customStyle="1" w:styleId="91">
    <w:name w:val="LW中文摘要"/>
    <w:basedOn w:val="92"/>
    <w:qFormat/>
    <w:uiPriority w:val="0"/>
  </w:style>
  <w:style w:type="paragraph" w:customStyle="1" w:styleId="92">
    <w:name w:val="LW正文"/>
    <w:basedOn w:val="1"/>
    <w:qFormat/>
    <w:uiPriority w:val="0"/>
    <w:pPr>
      <w:spacing w:line="440" w:lineRule="exact"/>
      <w:ind w:firstLine="482"/>
      <w:jc w:val="left"/>
    </w:pPr>
    <w:rPr>
      <w:sz w:val="24"/>
    </w:rPr>
  </w:style>
  <w:style w:type="character" w:customStyle="1" w:styleId="93">
    <w:name w:val="论文正文 Char"/>
    <w:basedOn w:val="40"/>
    <w:link w:val="94"/>
    <w:qFormat/>
    <w:uiPriority w:val="0"/>
    <w:rPr>
      <w:sz w:val="24"/>
    </w:rPr>
  </w:style>
  <w:style w:type="paragraph" w:customStyle="1" w:styleId="94">
    <w:name w:val="论文正文"/>
    <w:basedOn w:val="1"/>
    <w:link w:val="93"/>
    <w:qFormat/>
    <w:uiPriority w:val="0"/>
    <w:pPr>
      <w:spacing w:line="360" w:lineRule="auto"/>
      <w:ind w:firstLine="200" w:firstLineChars="200"/>
    </w:pPr>
    <w:rPr>
      <w:sz w:val="24"/>
    </w:rPr>
  </w:style>
  <w:style w:type="character" w:customStyle="1" w:styleId="95">
    <w:name w:val="未处理的提及2"/>
    <w:basedOn w:val="40"/>
    <w:semiHidden/>
    <w:unhideWhenUsed/>
    <w:qFormat/>
    <w:uiPriority w:val="99"/>
    <w:rPr>
      <w:color w:val="605E5C"/>
      <w:shd w:val="clear" w:color="auto" w:fill="E1DFDD"/>
    </w:rPr>
  </w:style>
  <w:style w:type="character" w:customStyle="1" w:styleId="96">
    <w:name w:val="未处理的提及3"/>
    <w:basedOn w:val="40"/>
    <w:semiHidden/>
    <w:unhideWhenUsed/>
    <w:qFormat/>
    <w:uiPriority w:val="99"/>
    <w:rPr>
      <w:color w:val="605E5C"/>
      <w:shd w:val="clear" w:color="auto" w:fill="E1DFDD"/>
    </w:rPr>
  </w:style>
  <w:style w:type="paragraph" w:customStyle="1" w:styleId="97">
    <w:name w:val="列表段落1"/>
    <w:basedOn w:val="1"/>
    <w:qFormat/>
    <w:uiPriority w:val="0"/>
    <w:pPr>
      <w:widowControl/>
      <w:spacing w:line="360" w:lineRule="auto"/>
      <w:ind w:firstLine="420" w:firstLineChars="200"/>
      <w:jc w:val="left"/>
    </w:pPr>
    <w:rPr>
      <w:rFonts w:ascii="Times New Roman" w:hAnsi="Times New Roman" w:eastAsia="宋体" w:cs="Times New Roman"/>
      <w:spacing w:val="-5"/>
      <w:kern w:val="0"/>
      <w:sz w:val="24"/>
      <w:szCs w:val="24"/>
    </w:rPr>
  </w:style>
  <w:style w:type="paragraph" w:customStyle="1" w:styleId="98">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99">
    <w:name w:val="表内容"/>
    <w:qFormat/>
    <w:uiPriority w:val="0"/>
    <w:rPr>
      <w:rFonts w:ascii="宋体" w:hAnsi="Times New Roman" w:eastAsia="宋体" w:cs="Times New Roman"/>
      <w:kern w:val="21"/>
      <w:sz w:val="24"/>
      <w:szCs w:val="24"/>
      <w:lang w:val="en-US" w:eastAsia="zh-CN" w:bidi="ar-SA"/>
    </w:rPr>
  </w:style>
  <w:style w:type="paragraph" w:customStyle="1" w:styleId="100">
    <w:name w:val="图、表"/>
    <w:basedOn w:val="1"/>
    <w:qFormat/>
    <w:uiPriority w:val="0"/>
    <w:pPr>
      <w:tabs>
        <w:tab w:val="left" w:pos="377"/>
      </w:tabs>
      <w:wordWrap w:val="0"/>
      <w:overflowPunct w:val="0"/>
      <w:jc w:val="center"/>
    </w:pPr>
    <w:rPr>
      <w:rFonts w:eastAsia="黑体"/>
      <w:szCs w:val="21"/>
    </w:rPr>
  </w:style>
  <w:style w:type="table" w:customStyle="1" w:styleId="101">
    <w:name w:val="三线表"/>
    <w:basedOn w:val="38"/>
    <w:qFormat/>
    <w:uiPriority w:val="99"/>
    <w:tblPr>
      <w:tblBorders>
        <w:top w:val="single" w:color="auto" w:sz="8" w:space="0"/>
        <w:bottom w:val="single" w:color="auto" w:sz="8" w:space="0"/>
      </w:tblBorders>
    </w:tblPr>
    <w:tblStylePr w:type="firstRow">
      <w:pPr>
        <w:wordWrap/>
        <w:jc w:val="center"/>
      </w:pPr>
      <w:rPr>
        <w:rFonts w:ascii="Times New Roman" w:hAnsi="Times New Roman" w:eastAsia="宋体"/>
        <w:b w:val="0"/>
        <w:i w:val="0"/>
        <w:sz w:val="21"/>
      </w:rPr>
      <w:tcPr>
        <w:tcBorders>
          <w:top w:val="single" w:color="auto" w:sz="8" w:space="0"/>
          <w:left w:val="nil"/>
          <w:bottom w:val="single" w:color="auto" w:sz="6" w:space="0"/>
          <w:right w:val="nil"/>
          <w:insideH w:val="nil"/>
          <w:insideV w:val="nil"/>
          <w:tl2br w:val="nil"/>
          <w:tr2bl w:val="nil"/>
        </w:tcBorders>
      </w:tcPr>
    </w:tblStylePr>
  </w:style>
  <w:style w:type="character" w:customStyle="1" w:styleId="102">
    <w:name w:val="日期 字符"/>
    <w:basedOn w:val="40"/>
    <w:link w:val="22"/>
    <w:semiHidden/>
    <w:qFormat/>
    <w:uiPriority w:val="99"/>
    <w:rPr>
      <w:rFonts w:asciiTheme="minorHAnsi" w:hAnsiTheme="minorHAnsi" w:eastAsiaTheme="minorEastAsia" w:cstheme="minorBidi"/>
      <w:kern w:val="2"/>
      <w:sz w:val="21"/>
      <w:szCs w:val="22"/>
    </w:rPr>
  </w:style>
  <w:style w:type="paragraph" w:customStyle="1" w:styleId="103">
    <w:name w:val="TOC Heading"/>
    <w:basedOn w:val="2"/>
    <w:next w:val="1"/>
    <w:unhideWhenUsed/>
    <w:qFormat/>
    <w:uiPriority w:val="39"/>
    <w:pPr>
      <w:numPr>
        <w:numId w:val="0"/>
      </w:numPr>
      <w:tabs>
        <w:tab w:val="clear" w:pos="377"/>
        <w:tab w:val="clear" w:pos="432"/>
      </w:tabs>
      <w:spacing w:before="240" w:beforeLines="0" w:after="0" w:afterLines="0" w:line="259" w:lineRule="auto"/>
      <w:jc w:val="left"/>
      <w:outlineLvl w:val="9"/>
    </w:pPr>
    <w:rPr>
      <w:rFonts w:asciiTheme="majorHAnsi" w:hAnsiTheme="majorHAnsi" w:eastAsiaTheme="majorEastAsia" w:cstheme="majorBidi"/>
      <w:bCs w:val="0"/>
      <w:color w:val="2F5597" w:themeColor="accent1" w:themeShade="BF"/>
      <w:spacing w:val="0"/>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1672</Words>
  <Characters>2263</Characters>
  <Lines>171</Lines>
  <Paragraphs>48</Paragraphs>
  <TotalTime>842</TotalTime>
  <ScaleCrop>false</ScaleCrop>
  <LinksUpToDate>false</LinksUpToDate>
  <CharactersWithSpaces>2428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2023-03-21T12:50:00Z</dcterms:created>
  <dc:creator>王兵</dc:creator>
  <cp:lastModifiedBy>何健</cp:lastModifiedBy>
  <cp:lastPrinted>2022-06-07T12:33:00Z</cp:lastPrinted>
  <dcterms:modified xsi:type="dcterms:W3CDTF">2025-05-15T14:44:48Z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777DDC3E449347E5962696F6350DB7B6_13</vt:lpwstr>
  </property>
  <property fmtid="{D5CDD505-2E9C-101B-9397-08002B2CF9AE}" pid="4" name="commondata">
    <vt:lpwstr>eyJoZGlkIjoiOTU5ODg0YjgzMmU3MzE5YzE3YjY3ZmUxNDRjM2ViMDIifQ==</vt:lpwstr>
  </property>
  <property fmtid="{D5CDD505-2E9C-101B-9397-08002B2CF9AE}" pid="5" name="KSOTemplateDocerSaveRecord">
    <vt:lpwstr>eyJoZGlkIjoiOGU4Y2QxNTRmMmY1NjZlZWQyMWIyMTgwMTZhMjViMDAiLCJ1c2VySWQiOiIzMDk0MjUxNiJ9</vt:lpwstr>
  </property>
</Properties>
</file>